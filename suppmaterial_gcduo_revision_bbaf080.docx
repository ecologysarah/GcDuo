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6616E2" w14:textId="57157DD2" w:rsidR="00856839" w:rsidRDefault="00856839" w:rsidP="009A565C">
      <w:pPr>
        <w:jc w:val="center"/>
        <w:rPr>
          <w:rFonts w:asciiTheme="minorHAnsi" w:hAnsiTheme="minorHAnsi"/>
          <w:b/>
          <w:bCs/>
          <w:lang w:val="en-US"/>
        </w:rPr>
      </w:pPr>
      <w:r>
        <w:rPr>
          <w:rFonts w:asciiTheme="minorHAnsi" w:hAnsiTheme="minorHAnsi"/>
          <w:b/>
          <w:bCs/>
          <w:lang w:val="en-US"/>
        </w:rPr>
        <w:t>Supplementary Information</w:t>
      </w:r>
    </w:p>
    <w:p w14:paraId="5C343F12" w14:textId="77777777" w:rsidR="00856839" w:rsidRDefault="00856839" w:rsidP="00347C21">
      <w:pPr>
        <w:rPr>
          <w:rFonts w:asciiTheme="minorHAnsi" w:hAnsiTheme="minorHAnsi"/>
          <w:b/>
          <w:bCs/>
          <w:lang w:val="en-US"/>
        </w:rPr>
      </w:pPr>
    </w:p>
    <w:p w14:paraId="53A459B2" w14:textId="28FF6F85" w:rsidR="00347C21" w:rsidRPr="004674C9" w:rsidRDefault="00347C21" w:rsidP="00347C21">
      <w:pPr>
        <w:rPr>
          <w:rFonts w:asciiTheme="minorHAnsi" w:hAnsiTheme="minorHAnsi"/>
          <w:b/>
          <w:bCs/>
          <w:lang w:val="en-US"/>
        </w:rPr>
      </w:pPr>
      <w:r w:rsidRPr="004674C9">
        <w:rPr>
          <w:rFonts w:asciiTheme="minorHAnsi" w:hAnsiTheme="minorHAnsi"/>
          <w:b/>
          <w:bCs/>
          <w:lang w:val="en-US"/>
        </w:rPr>
        <w:t>GcDUO: an open-source software for GC×GC-MS data analysis</w:t>
      </w:r>
    </w:p>
    <w:p w14:paraId="6311D103" w14:textId="77777777" w:rsidR="00347C21" w:rsidRPr="004674C9" w:rsidRDefault="00347C21" w:rsidP="00347C21">
      <w:pPr>
        <w:rPr>
          <w:rFonts w:asciiTheme="minorHAnsi" w:hAnsiTheme="minorHAnsi"/>
          <w:lang w:val="en-US"/>
        </w:rPr>
      </w:pPr>
    </w:p>
    <w:p w14:paraId="3D8C47A4" w14:textId="19CA6B22" w:rsidR="00347C21" w:rsidRPr="004674C9" w:rsidRDefault="00347C21" w:rsidP="00347C21">
      <w:pPr>
        <w:rPr>
          <w:rFonts w:asciiTheme="minorHAnsi" w:hAnsiTheme="minorHAnsi"/>
          <w:vertAlign w:val="superscript"/>
        </w:rPr>
      </w:pPr>
      <w:r w:rsidRPr="004674C9">
        <w:rPr>
          <w:rFonts w:asciiTheme="minorHAnsi" w:hAnsiTheme="minorHAnsi"/>
        </w:rPr>
        <w:t>Maria Llambrich</w:t>
      </w:r>
      <w:r w:rsidRPr="004674C9">
        <w:rPr>
          <w:rFonts w:asciiTheme="minorHAnsi" w:hAnsiTheme="minorHAnsi"/>
          <w:vertAlign w:val="superscript"/>
        </w:rPr>
        <w:t>1</w:t>
      </w:r>
      <w:r w:rsidRPr="004674C9">
        <w:rPr>
          <w:rFonts w:asciiTheme="minorHAnsi" w:hAnsiTheme="minorHAnsi"/>
        </w:rPr>
        <w:t xml:space="preserve">, Frans M. </w:t>
      </w:r>
      <w:r w:rsidRPr="004674C9">
        <w:rPr>
          <w:rFonts w:asciiTheme="minorHAnsi" w:hAnsiTheme="minorHAnsi" w:cs="Calibri"/>
          <w:color w:val="000000"/>
          <w:shd w:val="clear" w:color="auto" w:fill="FFFFFF"/>
        </w:rPr>
        <w:t>van der Kloet</w:t>
      </w:r>
      <w:r w:rsidRPr="004674C9">
        <w:rPr>
          <w:rFonts w:asciiTheme="minorHAnsi" w:hAnsiTheme="minorHAnsi" w:cs="Calibri"/>
          <w:color w:val="000000"/>
          <w:sz w:val="22"/>
          <w:szCs w:val="22"/>
          <w:shd w:val="clear" w:color="auto" w:fill="FFFFFF"/>
          <w:vertAlign w:val="superscript"/>
        </w:rPr>
        <w:t>2</w:t>
      </w:r>
      <w:r w:rsidRPr="004674C9">
        <w:rPr>
          <w:rFonts w:asciiTheme="minorHAnsi" w:hAnsiTheme="minorHAnsi"/>
        </w:rPr>
        <w:t>, Lluc Sementé</w:t>
      </w:r>
      <w:r w:rsidRPr="004674C9">
        <w:rPr>
          <w:rFonts w:asciiTheme="minorHAnsi" w:hAnsiTheme="minorHAnsi"/>
          <w:vertAlign w:val="superscript"/>
        </w:rPr>
        <w:t>3</w:t>
      </w:r>
      <w:r w:rsidRPr="004674C9">
        <w:rPr>
          <w:rFonts w:asciiTheme="minorHAnsi" w:hAnsiTheme="minorHAnsi"/>
        </w:rPr>
        <w:t>, Anaïs Rodrigues</w:t>
      </w:r>
      <w:r w:rsidRPr="004674C9">
        <w:rPr>
          <w:rFonts w:asciiTheme="minorHAnsi" w:hAnsiTheme="minorHAnsi"/>
          <w:vertAlign w:val="superscript"/>
        </w:rPr>
        <w:t>4</w:t>
      </w:r>
      <w:r w:rsidRPr="004674C9">
        <w:rPr>
          <w:rFonts w:asciiTheme="minorHAnsi" w:hAnsiTheme="minorHAnsi"/>
        </w:rPr>
        <w:t xml:space="preserve">, </w:t>
      </w:r>
      <w:r w:rsidRPr="004674C9">
        <w:rPr>
          <w:rFonts w:asciiTheme="minorHAnsi" w:hAnsiTheme="minorHAnsi" w:cs="Calibri"/>
          <w:color w:val="000000"/>
          <w:shd w:val="clear" w:color="auto" w:fill="FFFFFF"/>
        </w:rPr>
        <w:t>Saer Samanipour</w:t>
      </w:r>
      <w:r w:rsidRPr="004674C9">
        <w:rPr>
          <w:rFonts w:asciiTheme="minorHAnsi" w:hAnsiTheme="minorHAnsi" w:cs="Calibri"/>
          <w:color w:val="000000"/>
          <w:sz w:val="22"/>
          <w:szCs w:val="22"/>
          <w:shd w:val="clear" w:color="auto" w:fill="FFFFFF"/>
          <w:vertAlign w:val="superscript"/>
        </w:rPr>
        <w:t>5</w:t>
      </w:r>
      <w:r w:rsidRPr="004674C9">
        <w:rPr>
          <w:rFonts w:asciiTheme="minorHAnsi" w:hAnsiTheme="minorHAnsi"/>
        </w:rPr>
        <w:t>, Pierre-Hugues Stefanuto</w:t>
      </w:r>
      <w:r w:rsidRPr="004674C9">
        <w:rPr>
          <w:rFonts w:asciiTheme="minorHAnsi" w:hAnsiTheme="minorHAnsi"/>
          <w:vertAlign w:val="superscript"/>
        </w:rPr>
        <w:t>4</w:t>
      </w:r>
      <w:r w:rsidRPr="004674C9">
        <w:rPr>
          <w:rFonts w:asciiTheme="minorHAnsi" w:hAnsiTheme="minorHAnsi"/>
        </w:rPr>
        <w:t xml:space="preserve">, Johan A. </w:t>
      </w:r>
      <w:r w:rsidR="000607E2" w:rsidRPr="004674C9">
        <w:rPr>
          <w:rFonts w:asciiTheme="minorHAnsi" w:hAnsiTheme="minorHAnsi"/>
        </w:rPr>
        <w:t>Westerhuis</w:t>
      </w:r>
      <w:r w:rsidR="000607E2">
        <w:rPr>
          <w:rFonts w:asciiTheme="minorHAnsi" w:hAnsiTheme="minorHAnsi"/>
          <w:vertAlign w:val="superscript"/>
        </w:rPr>
        <w:t>2</w:t>
      </w:r>
      <w:r w:rsidRPr="004674C9">
        <w:rPr>
          <w:rFonts w:asciiTheme="minorHAnsi" w:hAnsiTheme="minorHAnsi"/>
        </w:rPr>
        <w:t>, Raquel Cumeras</w:t>
      </w:r>
      <w:r w:rsidRPr="004674C9">
        <w:rPr>
          <w:rFonts w:asciiTheme="minorHAnsi" w:hAnsiTheme="minorHAnsi"/>
          <w:vertAlign w:val="superscript"/>
        </w:rPr>
        <w:t>3,1</w:t>
      </w:r>
      <w:r w:rsidRPr="004674C9">
        <w:rPr>
          <w:rFonts w:asciiTheme="minorHAnsi" w:eastAsia="Symbol" w:hAnsiTheme="minorHAnsi" w:cs="Symbol"/>
          <w:vertAlign w:val="superscript"/>
        </w:rPr>
        <w:t>*</w:t>
      </w:r>
      <w:r w:rsidRPr="004674C9">
        <w:rPr>
          <w:rFonts w:asciiTheme="minorHAnsi" w:hAnsiTheme="minorHAnsi"/>
        </w:rPr>
        <w:t>, Jesús Brezmes</w:t>
      </w:r>
      <w:r w:rsidRPr="004674C9">
        <w:rPr>
          <w:rFonts w:asciiTheme="minorHAnsi" w:hAnsiTheme="minorHAnsi"/>
          <w:vertAlign w:val="superscript"/>
        </w:rPr>
        <w:t>1</w:t>
      </w:r>
    </w:p>
    <w:p w14:paraId="49A53977" w14:textId="77777777" w:rsidR="00347C21" w:rsidRPr="004674C9" w:rsidRDefault="00347C21" w:rsidP="00347C21">
      <w:pPr>
        <w:rPr>
          <w:rFonts w:asciiTheme="minorHAnsi" w:hAnsiTheme="minorHAnsi"/>
          <w:vertAlign w:val="superscript"/>
        </w:rPr>
      </w:pPr>
    </w:p>
    <w:p w14:paraId="629A70BB" w14:textId="77777777" w:rsidR="00347C21" w:rsidRPr="004674C9" w:rsidRDefault="00347C21" w:rsidP="00347C21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="Segoe UI"/>
          <w:sz w:val="18"/>
          <w:szCs w:val="18"/>
          <w:lang w:val="en-US"/>
        </w:rPr>
      </w:pPr>
      <w:r w:rsidRPr="004674C9">
        <w:rPr>
          <w:rStyle w:val="normaltextrun"/>
          <w:rFonts w:asciiTheme="minorHAnsi" w:eastAsiaTheme="majorEastAsia" w:hAnsiTheme="minorHAnsi" w:cs="Calibri"/>
          <w:sz w:val="19"/>
          <w:szCs w:val="19"/>
          <w:vertAlign w:val="superscript"/>
          <w:lang w:val="en-US"/>
        </w:rPr>
        <w:t xml:space="preserve">1 </w:t>
      </w:r>
      <w:r w:rsidRPr="004674C9">
        <w:rPr>
          <w:rStyle w:val="normaltextrun"/>
          <w:rFonts w:asciiTheme="minorHAnsi" w:eastAsiaTheme="majorEastAsia" w:hAnsiTheme="minorHAnsi" w:cs="Calibri"/>
          <w:lang w:val="en-US"/>
        </w:rPr>
        <w:t xml:space="preserve">Department of Electrical Electronic Engineering and Automation, </w:t>
      </w:r>
      <w:proofErr w:type="spellStart"/>
      <w:r w:rsidRPr="004674C9">
        <w:rPr>
          <w:rStyle w:val="normaltextrun"/>
          <w:rFonts w:asciiTheme="minorHAnsi" w:eastAsiaTheme="majorEastAsia" w:hAnsiTheme="minorHAnsi" w:cs="Calibri"/>
          <w:lang w:val="en-US"/>
        </w:rPr>
        <w:t>Universitat</w:t>
      </w:r>
      <w:proofErr w:type="spellEnd"/>
      <w:r w:rsidRPr="004674C9">
        <w:rPr>
          <w:rStyle w:val="normaltextrun"/>
          <w:rFonts w:asciiTheme="minorHAnsi" w:eastAsiaTheme="majorEastAsia" w:hAnsiTheme="minorHAnsi" w:cs="Calibri"/>
          <w:lang w:val="en-US"/>
        </w:rPr>
        <w:t xml:space="preserve"> Rovira i Virgili (URV), IISPV, 43007 Tarragona, Spain.</w:t>
      </w:r>
      <w:r w:rsidRPr="004674C9">
        <w:rPr>
          <w:rStyle w:val="eop"/>
          <w:rFonts w:asciiTheme="minorHAnsi" w:eastAsiaTheme="majorEastAsia" w:hAnsiTheme="minorHAnsi" w:cs="Calibri"/>
          <w:lang w:val="en-US"/>
        </w:rPr>
        <w:t> </w:t>
      </w:r>
    </w:p>
    <w:p w14:paraId="59E3A25B" w14:textId="77777777" w:rsidR="00347C21" w:rsidRPr="004674C9" w:rsidRDefault="00347C21" w:rsidP="00347C21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="Segoe UI"/>
          <w:sz w:val="18"/>
          <w:szCs w:val="18"/>
          <w:lang w:val="en-US"/>
        </w:rPr>
      </w:pPr>
      <w:r w:rsidRPr="004674C9">
        <w:rPr>
          <w:rStyle w:val="normaltextrun"/>
          <w:rFonts w:asciiTheme="minorHAnsi" w:eastAsiaTheme="majorEastAsia" w:hAnsiTheme="minorHAnsi" w:cs="Calibri"/>
          <w:sz w:val="19"/>
          <w:szCs w:val="19"/>
          <w:vertAlign w:val="superscript"/>
          <w:lang w:val="en-US"/>
        </w:rPr>
        <w:t>2</w:t>
      </w:r>
      <w:r w:rsidRPr="004674C9">
        <w:rPr>
          <w:rStyle w:val="normaltextrun"/>
          <w:rFonts w:asciiTheme="minorHAnsi" w:eastAsiaTheme="majorEastAsia" w:hAnsiTheme="minorHAnsi" w:cs="Calibri"/>
          <w:lang w:val="en-US"/>
        </w:rPr>
        <w:t xml:space="preserve"> Biosystems Data Analysis Group, Swammerdam Institute for Life Sciences, University of Amsterdam, Amsterdam, The Netherlands</w:t>
      </w:r>
    </w:p>
    <w:p w14:paraId="0CD85088" w14:textId="77777777" w:rsidR="00347C21" w:rsidRPr="004674C9" w:rsidRDefault="00347C21" w:rsidP="00347C21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="Segoe UI"/>
          <w:sz w:val="18"/>
          <w:szCs w:val="18"/>
          <w:lang w:val="en-US"/>
        </w:rPr>
      </w:pPr>
      <w:r w:rsidRPr="004674C9">
        <w:rPr>
          <w:rStyle w:val="normaltextrun"/>
          <w:rFonts w:asciiTheme="minorHAnsi" w:eastAsiaTheme="majorEastAsia" w:hAnsiTheme="minorHAnsi" w:cs="Calibri"/>
          <w:sz w:val="19"/>
          <w:szCs w:val="19"/>
          <w:vertAlign w:val="superscript"/>
          <w:lang w:val="en-US"/>
        </w:rPr>
        <w:t xml:space="preserve">3 </w:t>
      </w:r>
      <w:r w:rsidRPr="004674C9">
        <w:rPr>
          <w:rStyle w:val="normaltextrun"/>
          <w:rFonts w:asciiTheme="minorHAnsi" w:eastAsiaTheme="majorEastAsia" w:hAnsiTheme="minorHAnsi" w:cs="Calibri"/>
          <w:lang w:val="en-US"/>
        </w:rPr>
        <w:t xml:space="preserve">Oncology Department, Hospital </w:t>
      </w:r>
      <w:proofErr w:type="spellStart"/>
      <w:r w:rsidRPr="004674C9">
        <w:rPr>
          <w:rStyle w:val="normaltextrun"/>
          <w:rFonts w:asciiTheme="minorHAnsi" w:eastAsiaTheme="majorEastAsia" w:hAnsiTheme="minorHAnsi" w:cs="Calibri"/>
          <w:lang w:val="en-US"/>
        </w:rPr>
        <w:t>Universitari</w:t>
      </w:r>
      <w:proofErr w:type="spellEnd"/>
      <w:r w:rsidRPr="004674C9">
        <w:rPr>
          <w:rStyle w:val="normaltextrun"/>
          <w:rFonts w:asciiTheme="minorHAnsi" w:eastAsiaTheme="majorEastAsia" w:hAnsiTheme="minorHAnsi" w:cs="Calibri"/>
          <w:lang w:val="en-US"/>
        </w:rPr>
        <w:t xml:space="preserve"> Sant Joan de Reus, </w:t>
      </w:r>
      <w:proofErr w:type="spellStart"/>
      <w:r w:rsidRPr="004674C9">
        <w:rPr>
          <w:rStyle w:val="normaltextrun"/>
          <w:rFonts w:asciiTheme="minorHAnsi" w:eastAsiaTheme="majorEastAsia" w:hAnsiTheme="minorHAnsi" w:cs="Calibri"/>
          <w:lang w:val="en-US"/>
        </w:rPr>
        <w:t>Institut</w:t>
      </w:r>
      <w:proofErr w:type="spellEnd"/>
      <w:r w:rsidRPr="004674C9">
        <w:rPr>
          <w:rStyle w:val="normaltextrun"/>
          <w:rFonts w:asciiTheme="minorHAnsi" w:eastAsiaTheme="majorEastAsia" w:hAnsiTheme="minorHAnsi" w:cs="Calibri"/>
          <w:lang w:val="en-US"/>
        </w:rPr>
        <w:t xml:space="preserve"> </w:t>
      </w:r>
      <w:proofErr w:type="spellStart"/>
      <w:r w:rsidRPr="004674C9">
        <w:rPr>
          <w:rStyle w:val="normaltextrun"/>
          <w:rFonts w:asciiTheme="minorHAnsi" w:eastAsiaTheme="majorEastAsia" w:hAnsiTheme="minorHAnsi" w:cs="Calibri"/>
          <w:lang w:val="en-US"/>
        </w:rPr>
        <w:t>d’Investigació</w:t>
      </w:r>
      <w:proofErr w:type="spellEnd"/>
      <w:r w:rsidRPr="004674C9">
        <w:rPr>
          <w:rStyle w:val="normaltextrun"/>
          <w:rFonts w:asciiTheme="minorHAnsi" w:eastAsiaTheme="majorEastAsia" w:hAnsiTheme="minorHAnsi" w:cs="Calibri"/>
          <w:lang w:val="en-US"/>
        </w:rPr>
        <w:t xml:space="preserve"> </w:t>
      </w:r>
      <w:proofErr w:type="spellStart"/>
      <w:r w:rsidRPr="004674C9">
        <w:rPr>
          <w:rStyle w:val="normaltextrun"/>
          <w:rFonts w:asciiTheme="minorHAnsi" w:eastAsiaTheme="majorEastAsia" w:hAnsiTheme="minorHAnsi" w:cs="Calibri"/>
          <w:lang w:val="en-US"/>
        </w:rPr>
        <w:t>Sanitària</w:t>
      </w:r>
      <w:proofErr w:type="spellEnd"/>
      <w:r w:rsidRPr="004674C9">
        <w:rPr>
          <w:rStyle w:val="normaltextrun"/>
          <w:rFonts w:asciiTheme="minorHAnsi" w:eastAsiaTheme="majorEastAsia" w:hAnsiTheme="minorHAnsi" w:cs="Calibri"/>
          <w:lang w:val="en-US"/>
        </w:rPr>
        <w:t xml:space="preserve"> Pere Virgili (IISPV), CERCA, 43204 Reus, Spain.</w:t>
      </w:r>
    </w:p>
    <w:p w14:paraId="61963238" w14:textId="77777777" w:rsidR="00347C21" w:rsidRPr="004674C9" w:rsidRDefault="00347C21" w:rsidP="00347C21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="Segoe UI"/>
          <w:sz w:val="18"/>
          <w:szCs w:val="18"/>
          <w:lang w:val="en-US"/>
        </w:rPr>
      </w:pPr>
      <w:r w:rsidRPr="004674C9">
        <w:rPr>
          <w:rStyle w:val="normaltextrun"/>
          <w:rFonts w:asciiTheme="minorHAnsi" w:eastAsiaTheme="majorEastAsia" w:hAnsiTheme="minorHAnsi" w:cs="Calibri"/>
          <w:sz w:val="19"/>
          <w:szCs w:val="19"/>
          <w:vertAlign w:val="superscript"/>
          <w:lang w:val="en-US"/>
        </w:rPr>
        <w:t>4</w:t>
      </w:r>
      <w:r w:rsidRPr="004674C9">
        <w:rPr>
          <w:rFonts w:asciiTheme="minorHAnsi" w:hAnsiTheme="minorHAnsi"/>
          <w:lang w:val="en-US"/>
        </w:rPr>
        <w:t xml:space="preserve"> </w:t>
      </w:r>
      <w:r w:rsidRPr="004674C9">
        <w:rPr>
          <w:rStyle w:val="normaltextrun"/>
          <w:rFonts w:asciiTheme="minorHAnsi" w:eastAsiaTheme="majorEastAsia" w:hAnsiTheme="minorHAnsi" w:cs="Calibri"/>
          <w:lang w:val="en-US"/>
        </w:rPr>
        <w:t xml:space="preserve">Organic and Biological Analytical Chemistry Group, </w:t>
      </w:r>
      <w:proofErr w:type="spellStart"/>
      <w:r w:rsidRPr="004674C9">
        <w:rPr>
          <w:rStyle w:val="normaltextrun"/>
          <w:rFonts w:asciiTheme="minorHAnsi" w:eastAsiaTheme="majorEastAsia" w:hAnsiTheme="minorHAnsi" w:cs="Calibri"/>
          <w:lang w:val="en-US"/>
        </w:rPr>
        <w:t>MolSys</w:t>
      </w:r>
      <w:proofErr w:type="spellEnd"/>
      <w:r w:rsidRPr="004674C9">
        <w:rPr>
          <w:rStyle w:val="normaltextrun"/>
          <w:rFonts w:asciiTheme="minorHAnsi" w:eastAsiaTheme="majorEastAsia" w:hAnsiTheme="minorHAnsi" w:cs="Calibri"/>
          <w:lang w:val="en-US"/>
        </w:rPr>
        <w:t xml:space="preserve"> Research Unit, University of Liège, 4000 Liège, Belgium.</w:t>
      </w:r>
      <w:r w:rsidRPr="004674C9">
        <w:rPr>
          <w:rStyle w:val="eop"/>
          <w:rFonts w:asciiTheme="minorHAnsi" w:eastAsiaTheme="majorEastAsia" w:hAnsiTheme="minorHAnsi" w:cs="Calibri"/>
          <w:lang w:val="en-US"/>
        </w:rPr>
        <w:t> </w:t>
      </w:r>
    </w:p>
    <w:p w14:paraId="39C4138C" w14:textId="45137D62" w:rsidR="0092404C" w:rsidRPr="004674C9" w:rsidRDefault="00347C21" w:rsidP="0013638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eastAsiaTheme="majorEastAsia" w:hAnsiTheme="minorHAnsi" w:cs="Calibri"/>
          <w:lang w:val="en-US"/>
        </w:rPr>
      </w:pPr>
      <w:r w:rsidRPr="004674C9">
        <w:rPr>
          <w:rStyle w:val="normaltextrun"/>
          <w:rFonts w:asciiTheme="minorHAnsi" w:eastAsiaTheme="majorEastAsia" w:hAnsiTheme="minorHAnsi" w:cs="Calibri"/>
          <w:sz w:val="19"/>
          <w:szCs w:val="19"/>
          <w:vertAlign w:val="superscript"/>
          <w:lang w:val="en-US"/>
        </w:rPr>
        <w:t xml:space="preserve">5 </w:t>
      </w:r>
      <w:r w:rsidRPr="004674C9">
        <w:rPr>
          <w:rStyle w:val="normaltextrun"/>
          <w:rFonts w:asciiTheme="minorHAnsi" w:eastAsiaTheme="majorEastAsia" w:hAnsiTheme="minorHAnsi" w:cs="Calibri"/>
          <w:lang w:val="en-US"/>
        </w:rPr>
        <w:t>Van’t Hoff Institute for Molecular Sciences (HIMS), University of Amsterdam, 1090 GD Amsterdam, the Netherlands</w:t>
      </w:r>
    </w:p>
    <w:p w14:paraId="1F49644C" w14:textId="2728691D" w:rsidR="00540B7E" w:rsidRDefault="009A123C" w:rsidP="009A123C">
      <w:pPr>
        <w:pStyle w:val="paragraph"/>
        <w:tabs>
          <w:tab w:val="left" w:pos="1875"/>
        </w:tabs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lang w:val="en-US"/>
        </w:rPr>
      </w:pPr>
      <w:r>
        <w:rPr>
          <w:rStyle w:val="normaltextrun"/>
          <w:rFonts w:ascii="Calibri" w:eastAsiaTheme="majorEastAsia" w:hAnsi="Calibri" w:cs="Calibri"/>
          <w:lang w:val="en-US"/>
        </w:rPr>
        <w:tab/>
      </w:r>
    </w:p>
    <w:p w14:paraId="76CC7F90" w14:textId="77777777" w:rsidR="00540B7E" w:rsidRPr="00136383" w:rsidRDefault="00540B7E" w:rsidP="0013638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lang w:val="en-US"/>
        </w:rPr>
      </w:pPr>
    </w:p>
    <w:p w14:paraId="00206ADD" w14:textId="77777777" w:rsidR="003269A0" w:rsidRDefault="003269A0" w:rsidP="003269A0">
      <w:pPr>
        <w:rPr>
          <w:lang w:val="en-US"/>
        </w:rPr>
      </w:pPr>
    </w:p>
    <w:p w14:paraId="63C405F2" w14:textId="77777777" w:rsidR="003269A0" w:rsidRDefault="003269A0" w:rsidP="003269A0">
      <w:pPr>
        <w:rPr>
          <w:lang w:val="en-US"/>
        </w:rPr>
      </w:pPr>
    </w:p>
    <w:p w14:paraId="0FD69D8B" w14:textId="77777777" w:rsidR="003269A0" w:rsidRDefault="003269A0" w:rsidP="003269A0">
      <w:pPr>
        <w:rPr>
          <w:lang w:val="en-US"/>
        </w:rPr>
      </w:pPr>
    </w:p>
    <w:p w14:paraId="77C5903E" w14:textId="77777777" w:rsidR="003269A0" w:rsidRDefault="003269A0" w:rsidP="003269A0">
      <w:pPr>
        <w:rPr>
          <w:lang w:val="en-US"/>
        </w:rPr>
      </w:pPr>
    </w:p>
    <w:p w14:paraId="281317A7" w14:textId="77777777" w:rsidR="00E16E05" w:rsidRDefault="003269A0" w:rsidP="00E16E05">
      <w:pPr>
        <w:keepNext/>
      </w:pPr>
      <w:r>
        <w:rPr>
          <w:noProof/>
          <w:lang w:val="en-US"/>
          <w14:ligatures w14:val="standardContextual"/>
        </w:rPr>
        <w:drawing>
          <wp:inline distT="0" distB="0" distL="0" distR="0" wp14:anchorId="10CDE320" wp14:editId="2651FE43">
            <wp:extent cx="6188710" cy="1903730"/>
            <wp:effectExtent l="0" t="0" r="0" b="1270"/>
            <wp:docPr id="21101507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150799" name="Imagen 211015079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1F586" w14:textId="47742662" w:rsidR="004521F2" w:rsidRPr="004674C9" w:rsidRDefault="00E16E05" w:rsidP="009A123C">
      <w:pPr>
        <w:pStyle w:val="Caption"/>
        <w:rPr>
          <w:rFonts w:asciiTheme="minorHAnsi" w:hAnsiTheme="minorHAnsi"/>
          <w:lang w:val="en-US"/>
        </w:rPr>
      </w:pPr>
      <w:r w:rsidRPr="004674C9">
        <w:rPr>
          <w:rFonts w:asciiTheme="minorHAnsi" w:hAnsiTheme="minorHAnsi"/>
          <w:lang w:val="en-US"/>
        </w:rPr>
        <w:t>Figure S</w:t>
      </w:r>
      <w:r w:rsidR="0012527E" w:rsidRPr="004674C9">
        <w:rPr>
          <w:rFonts w:asciiTheme="minorHAnsi" w:hAnsiTheme="minorHAnsi"/>
          <w:lang w:val="en-US"/>
        </w:rPr>
        <w:t>1</w:t>
      </w:r>
      <w:r w:rsidRPr="004674C9">
        <w:rPr>
          <w:rFonts w:asciiTheme="minorHAnsi" w:hAnsiTheme="minorHAnsi"/>
          <w:lang w:val="en-US"/>
        </w:rPr>
        <w:t xml:space="preserve">: </w:t>
      </w:r>
      <w:r w:rsidR="008D7910" w:rsidRPr="004674C9">
        <w:rPr>
          <w:rFonts w:asciiTheme="minorHAnsi" w:hAnsiTheme="minorHAnsi"/>
          <w:lang w:val="en-US"/>
        </w:rPr>
        <w:t xml:space="preserve">2D representation of </w:t>
      </w:r>
      <w:r w:rsidR="00FB3B2A" w:rsidRPr="004674C9">
        <w:rPr>
          <w:rFonts w:asciiTheme="minorHAnsi" w:hAnsiTheme="minorHAnsi"/>
          <w:lang w:val="en-US"/>
        </w:rPr>
        <w:t xml:space="preserve">the </w:t>
      </w:r>
      <w:r w:rsidR="008D7910" w:rsidRPr="004674C9">
        <w:rPr>
          <w:rFonts w:asciiTheme="minorHAnsi" w:hAnsiTheme="minorHAnsi"/>
          <w:lang w:val="en-US"/>
        </w:rPr>
        <w:t xml:space="preserve">raw standards training dataset for </w:t>
      </w:r>
      <w:r w:rsidR="00B37940" w:rsidRPr="004674C9">
        <w:rPr>
          <w:rFonts w:asciiTheme="minorHAnsi" w:hAnsiTheme="minorHAnsi"/>
          <w:lang w:val="en-US"/>
        </w:rPr>
        <w:t>L</w:t>
      </w:r>
      <w:r w:rsidR="008D7910" w:rsidRPr="004674C9">
        <w:rPr>
          <w:rFonts w:asciiTheme="minorHAnsi" w:hAnsiTheme="minorHAnsi"/>
          <w:lang w:val="en-US"/>
        </w:rPr>
        <w:t>imonene, 1,8-</w:t>
      </w:r>
      <w:r w:rsidR="00B37940" w:rsidRPr="004674C9">
        <w:rPr>
          <w:rFonts w:asciiTheme="minorHAnsi" w:hAnsiTheme="minorHAnsi"/>
          <w:lang w:val="en-US"/>
        </w:rPr>
        <w:t>C</w:t>
      </w:r>
      <w:r w:rsidR="008D7910" w:rsidRPr="004674C9">
        <w:rPr>
          <w:rFonts w:asciiTheme="minorHAnsi" w:hAnsiTheme="minorHAnsi"/>
          <w:lang w:val="en-US"/>
        </w:rPr>
        <w:t xml:space="preserve">ineole, </w:t>
      </w:r>
      <w:r w:rsidR="009A123C" w:rsidRPr="004674C9">
        <w:rPr>
          <w:rFonts w:asciiTheme="minorHAnsi" w:hAnsiTheme="minorHAnsi"/>
          <w:lang w:val="en-US"/>
        </w:rPr>
        <w:t>4-</w:t>
      </w:r>
      <w:r w:rsidR="00B37940" w:rsidRPr="004674C9">
        <w:rPr>
          <w:rFonts w:asciiTheme="minorHAnsi" w:hAnsiTheme="minorHAnsi"/>
          <w:lang w:val="en-US"/>
        </w:rPr>
        <w:t>M</w:t>
      </w:r>
      <w:r w:rsidR="009A123C" w:rsidRPr="004674C9">
        <w:rPr>
          <w:rFonts w:asciiTheme="minorHAnsi" w:hAnsiTheme="minorHAnsi"/>
          <w:lang w:val="en-US"/>
        </w:rPr>
        <w:t xml:space="preserve">ethoxybenzenyl alcohol, and </w:t>
      </w:r>
      <w:proofErr w:type="spellStart"/>
      <w:r w:rsidR="00B37940" w:rsidRPr="004674C9">
        <w:rPr>
          <w:rFonts w:asciiTheme="minorHAnsi" w:hAnsiTheme="minorHAnsi"/>
          <w:lang w:val="en-US"/>
        </w:rPr>
        <w:t>L</w:t>
      </w:r>
      <w:r w:rsidR="009A123C" w:rsidRPr="004674C9">
        <w:rPr>
          <w:rFonts w:asciiTheme="minorHAnsi" w:hAnsiTheme="minorHAnsi"/>
          <w:lang w:val="en-US"/>
        </w:rPr>
        <w:t>ilial</w:t>
      </w:r>
      <w:proofErr w:type="spellEnd"/>
      <w:r w:rsidR="003718FB">
        <w:rPr>
          <w:rFonts w:asciiTheme="minorHAnsi" w:hAnsiTheme="minorHAnsi"/>
          <w:lang w:val="en-US"/>
        </w:rPr>
        <w:t>.</w:t>
      </w:r>
      <w:r w:rsidR="009B0943" w:rsidRPr="004674C9">
        <w:rPr>
          <w:rFonts w:asciiTheme="minorHAnsi" w:hAnsiTheme="minorHAnsi"/>
          <w:lang w:val="en-US"/>
        </w:rPr>
        <w:t xml:space="preserve"> Each color </w:t>
      </w:r>
      <w:r w:rsidR="004674C9">
        <w:rPr>
          <w:rFonts w:asciiTheme="minorHAnsi" w:hAnsiTheme="minorHAnsi"/>
          <w:lang w:val="en-US"/>
        </w:rPr>
        <w:t xml:space="preserve">represents a </w:t>
      </w:r>
      <w:r w:rsidR="009B0943" w:rsidRPr="004674C9">
        <w:rPr>
          <w:rFonts w:asciiTheme="minorHAnsi" w:hAnsiTheme="minorHAnsi"/>
          <w:lang w:val="en-US"/>
        </w:rPr>
        <w:t xml:space="preserve">sample. </w:t>
      </w:r>
    </w:p>
    <w:p w14:paraId="66F79D2C" w14:textId="36D1DAB1" w:rsidR="0012527E" w:rsidRPr="00691DE3" w:rsidRDefault="00CA3972" w:rsidP="0012527E">
      <w:pPr>
        <w:keepNext/>
        <w:rPr>
          <w:lang w:val="en-US"/>
        </w:rPr>
      </w:pPr>
      <w:r>
        <w:rPr>
          <w:noProof/>
          <w:lang w:val="en-US"/>
          <w14:ligatures w14:val="standardContextual"/>
        </w:rPr>
        <w:lastRenderedPageBreak/>
        <w:drawing>
          <wp:inline distT="0" distB="0" distL="0" distR="0" wp14:anchorId="194DD301" wp14:editId="00874953">
            <wp:extent cx="6188710" cy="7426325"/>
            <wp:effectExtent l="0" t="0" r="0" b="3175"/>
            <wp:docPr id="1893695728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695728" name="Imagen 1" descr="Diagrama&#10;&#10;Descripción generada automáticament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742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583D1" w14:textId="361863B7" w:rsidR="0012527E" w:rsidRPr="004674C9" w:rsidRDefault="0012527E" w:rsidP="004674C9">
      <w:pPr>
        <w:pStyle w:val="Caption"/>
        <w:jc w:val="both"/>
        <w:rPr>
          <w:rFonts w:asciiTheme="minorHAnsi" w:hAnsiTheme="minorHAnsi"/>
          <w:lang w:val="en-US"/>
        </w:rPr>
      </w:pPr>
      <w:r w:rsidRPr="004674C9">
        <w:rPr>
          <w:rFonts w:asciiTheme="minorHAnsi" w:hAnsiTheme="minorHAnsi"/>
          <w:lang w:val="en-US"/>
        </w:rPr>
        <w:t>Figure S2: Data unfolding to evaluate the peaks characteristics (</w:t>
      </w:r>
      <w:r w:rsidR="000607E2">
        <w:rPr>
          <w:rFonts w:asciiTheme="minorHAnsi" w:hAnsiTheme="minorHAnsi"/>
          <w:lang w:val="en-US"/>
        </w:rPr>
        <w:t>G</w:t>
      </w:r>
      <w:r w:rsidRPr="004674C9">
        <w:rPr>
          <w:rFonts w:asciiTheme="minorHAnsi" w:hAnsiTheme="minorHAnsi"/>
          <w:lang w:val="en-US"/>
        </w:rPr>
        <w:t xml:space="preserve">aussian form + signal-to-noise) of the </w:t>
      </w:r>
      <w:r w:rsidR="006C7447" w:rsidRPr="004674C9">
        <w:rPr>
          <w:rFonts w:asciiTheme="minorHAnsi" w:hAnsiTheme="minorHAnsi"/>
          <w:lang w:val="en-US"/>
        </w:rPr>
        <w:t>unselected</w:t>
      </w:r>
      <w:r w:rsidRPr="004674C9">
        <w:rPr>
          <w:rFonts w:asciiTheme="minorHAnsi" w:hAnsiTheme="minorHAnsi"/>
          <w:lang w:val="en-US"/>
        </w:rPr>
        <w:t xml:space="preserve"> blobs inside one window</w:t>
      </w:r>
      <w:r w:rsidR="009B0943" w:rsidRPr="004674C9">
        <w:rPr>
          <w:rFonts w:asciiTheme="minorHAnsi" w:hAnsiTheme="minorHAnsi"/>
          <w:lang w:val="en-US"/>
        </w:rPr>
        <w:t xml:space="preserve"> as they</w:t>
      </w:r>
      <w:r w:rsidR="00CE4FC1">
        <w:rPr>
          <w:rFonts w:asciiTheme="minorHAnsi" w:hAnsiTheme="minorHAnsi"/>
          <w:lang w:val="en-US"/>
        </w:rPr>
        <w:t xml:space="preserve"> do</w:t>
      </w:r>
      <w:r w:rsidR="009B0943" w:rsidRPr="004674C9">
        <w:rPr>
          <w:rFonts w:asciiTheme="minorHAnsi" w:hAnsiTheme="minorHAnsi"/>
          <w:lang w:val="en-US"/>
        </w:rPr>
        <w:t xml:space="preserve"> not </w:t>
      </w:r>
      <w:r w:rsidR="007077F3" w:rsidRPr="004674C9">
        <w:rPr>
          <w:rFonts w:asciiTheme="minorHAnsi" w:hAnsiTheme="minorHAnsi"/>
          <w:lang w:val="en-US"/>
        </w:rPr>
        <w:t xml:space="preserve">achieve the threshold or the </w:t>
      </w:r>
      <w:r w:rsidR="000607E2">
        <w:rPr>
          <w:rFonts w:asciiTheme="minorHAnsi" w:hAnsiTheme="minorHAnsi"/>
          <w:lang w:val="en-US"/>
        </w:rPr>
        <w:t>G</w:t>
      </w:r>
      <w:r w:rsidR="007077F3" w:rsidRPr="004674C9">
        <w:rPr>
          <w:rFonts w:asciiTheme="minorHAnsi" w:hAnsiTheme="minorHAnsi"/>
          <w:lang w:val="en-US"/>
        </w:rPr>
        <w:t>aussian form</w:t>
      </w:r>
      <w:r w:rsidRPr="004674C9">
        <w:rPr>
          <w:rFonts w:asciiTheme="minorHAnsi" w:hAnsiTheme="minorHAnsi"/>
          <w:lang w:val="en-US"/>
        </w:rPr>
        <w:t xml:space="preserve">. Grey areas show the chromatographic peaks detected in the samples total ion chromatogram (TIC). </w:t>
      </w:r>
      <w:r w:rsidR="006C7447" w:rsidRPr="004674C9">
        <w:rPr>
          <w:rFonts w:asciiTheme="minorHAnsi" w:hAnsiTheme="minorHAnsi"/>
          <w:lang w:val="en-US"/>
        </w:rPr>
        <w:t xml:space="preserve">The </w:t>
      </w:r>
      <w:r w:rsidRPr="004674C9">
        <w:rPr>
          <w:rFonts w:asciiTheme="minorHAnsi" w:hAnsiTheme="minorHAnsi"/>
          <w:lang w:val="en-US"/>
        </w:rPr>
        <w:t xml:space="preserve">TIC peaks higher </w:t>
      </w:r>
      <w:r w:rsidR="00B37940" w:rsidRPr="004674C9">
        <w:rPr>
          <w:rFonts w:asciiTheme="minorHAnsi" w:hAnsiTheme="minorHAnsi"/>
          <w:lang w:val="en-US"/>
        </w:rPr>
        <w:t xml:space="preserve">than </w:t>
      </w:r>
      <w:r w:rsidRPr="004674C9">
        <w:rPr>
          <w:rFonts w:asciiTheme="minorHAnsi" w:hAnsiTheme="minorHAnsi"/>
          <w:lang w:val="en-US"/>
        </w:rPr>
        <w:t>the threshold have been removed for graphical purposes.</w:t>
      </w:r>
      <w:r w:rsidR="006C7447" w:rsidRPr="004674C9">
        <w:rPr>
          <w:rFonts w:asciiTheme="minorHAnsi" w:hAnsiTheme="minorHAnsi"/>
          <w:lang w:val="en-US"/>
        </w:rPr>
        <w:t xml:space="preserve"> </w:t>
      </w:r>
      <w:r w:rsidRPr="004674C9">
        <w:rPr>
          <w:rFonts w:asciiTheme="minorHAnsi" w:hAnsiTheme="minorHAnsi"/>
          <w:lang w:val="en-US"/>
        </w:rPr>
        <w:t xml:space="preserve"> </w:t>
      </w:r>
      <w:r w:rsidR="007926C7">
        <w:rPr>
          <w:rFonts w:asciiTheme="minorHAnsi" w:hAnsiTheme="minorHAnsi"/>
          <w:lang w:val="en-US"/>
        </w:rPr>
        <w:t xml:space="preserve">Bottom pink is the TIC, </w:t>
      </w:r>
      <w:r w:rsidR="007926C7" w:rsidRPr="007926C7">
        <w:rPr>
          <w:rFonts w:asciiTheme="minorHAnsi" w:hAnsiTheme="minorHAnsi"/>
          <w:lang w:val="en-US"/>
        </w:rPr>
        <w:t>other colors represent specific blobs</w:t>
      </w:r>
      <w:r w:rsidR="007926C7">
        <w:rPr>
          <w:rFonts w:asciiTheme="minorHAnsi" w:hAnsiTheme="minorHAnsi"/>
          <w:lang w:val="en-US"/>
        </w:rPr>
        <w:t>.</w:t>
      </w:r>
    </w:p>
    <w:p w14:paraId="2D91E35D" w14:textId="77777777" w:rsidR="0012527E" w:rsidRDefault="0012527E" w:rsidP="0012527E">
      <w:pPr>
        <w:rPr>
          <w:lang w:val="en-US"/>
        </w:rPr>
      </w:pPr>
    </w:p>
    <w:p w14:paraId="2A927885" w14:textId="7C408698" w:rsidR="006C7447" w:rsidRDefault="006C7447">
      <w:pPr>
        <w:rPr>
          <w:lang w:val="en-US"/>
        </w:rPr>
      </w:pPr>
      <w:r>
        <w:rPr>
          <w:lang w:val="en-US"/>
        </w:rPr>
        <w:br w:type="page"/>
      </w:r>
    </w:p>
    <w:p w14:paraId="52787126" w14:textId="5C7A2D80" w:rsidR="006C7447" w:rsidRDefault="007D51F3" w:rsidP="00691DE3">
      <w:pPr>
        <w:jc w:val="center"/>
        <w:rPr>
          <w:lang w:val="en-US"/>
        </w:rPr>
      </w:pPr>
      <w:r>
        <w:rPr>
          <w:noProof/>
          <w:lang w:val="en-US"/>
          <w14:ligatures w14:val="standardContextual"/>
        </w:rPr>
        <w:lastRenderedPageBreak/>
        <w:drawing>
          <wp:inline distT="0" distB="0" distL="0" distR="0" wp14:anchorId="56306E27" wp14:editId="7EFF2DAB">
            <wp:extent cx="5952454" cy="2428875"/>
            <wp:effectExtent l="0" t="0" r="4445" b="0"/>
            <wp:docPr id="1191596475" name="Imagen 2" descr="Gráfico, Histo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596475" name="Imagen 2" descr="Gráfico, Histograma&#10;&#10;Descripción generada automáticamente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19" t="10798" r="11183" b="27034"/>
                    <a:stretch/>
                  </pic:blipFill>
                  <pic:spPr bwMode="auto">
                    <a:xfrm>
                      <a:off x="0" y="0"/>
                      <a:ext cx="5957487" cy="24309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B228DF" w14:textId="28C34B10" w:rsidR="007D51F3" w:rsidRDefault="007D51F3" w:rsidP="00691DE3">
      <w:pPr>
        <w:keepNext/>
        <w:jc w:val="center"/>
        <w:rPr>
          <w:lang w:val="en-US"/>
        </w:rPr>
      </w:pPr>
    </w:p>
    <w:p w14:paraId="45B898BB" w14:textId="5D8DA0FB" w:rsidR="0012527E" w:rsidRDefault="0012527E" w:rsidP="007077F3">
      <w:pPr>
        <w:pStyle w:val="Caption"/>
        <w:jc w:val="center"/>
        <w:rPr>
          <w:rFonts w:asciiTheme="minorHAnsi" w:hAnsiTheme="minorHAnsi"/>
          <w:lang w:val="en-US"/>
        </w:rPr>
      </w:pPr>
      <w:r w:rsidRPr="004674C9">
        <w:rPr>
          <w:rFonts w:asciiTheme="minorHAnsi" w:hAnsiTheme="minorHAnsi"/>
          <w:lang w:val="en-US"/>
        </w:rPr>
        <w:t xml:space="preserve">Figure S3: Section of </w:t>
      </w:r>
      <w:r w:rsidR="006E182B">
        <w:rPr>
          <w:rFonts w:asciiTheme="minorHAnsi" w:hAnsiTheme="minorHAnsi"/>
          <w:lang w:val="en-US"/>
        </w:rPr>
        <w:t xml:space="preserve">one sample </w:t>
      </w:r>
      <w:r w:rsidRPr="004674C9">
        <w:rPr>
          <w:rFonts w:asciiTheme="minorHAnsi" w:hAnsiTheme="minorHAnsi"/>
          <w:lang w:val="en-US"/>
        </w:rPr>
        <w:t xml:space="preserve">chromatogram </w:t>
      </w:r>
      <w:r w:rsidR="00E55B0F">
        <w:rPr>
          <w:rFonts w:asciiTheme="minorHAnsi" w:hAnsiTheme="minorHAnsi"/>
          <w:lang w:val="en-US"/>
        </w:rPr>
        <w:t>showing how the mass-to-charge fragments are modeled depending on the number of components extracted using the PARAFAC algorithm</w:t>
      </w:r>
      <w:r w:rsidR="00EB7E96">
        <w:rPr>
          <w:rFonts w:asciiTheme="minorHAnsi" w:hAnsiTheme="minorHAnsi"/>
          <w:lang w:val="en-US"/>
        </w:rPr>
        <w:t>.</w:t>
      </w:r>
      <w:r w:rsidR="00E55B0F">
        <w:rPr>
          <w:rFonts w:asciiTheme="minorHAnsi" w:hAnsiTheme="minorHAnsi"/>
          <w:lang w:val="en-US"/>
        </w:rPr>
        <w:t xml:space="preserve"> </w:t>
      </w:r>
    </w:p>
    <w:p w14:paraId="3018D83D" w14:textId="37D9ABC1" w:rsidR="007D51F3" w:rsidRDefault="00E55B0F" w:rsidP="007D51F3">
      <w:pPr>
        <w:rPr>
          <w:lang w:val="en-US"/>
        </w:rPr>
      </w:pPr>
      <w:r>
        <w:rPr>
          <w:lang w:val="en-US"/>
        </w:rPr>
        <w:t xml:space="preserve"> </w:t>
      </w:r>
    </w:p>
    <w:p w14:paraId="798C6619" w14:textId="77777777" w:rsidR="007D51F3" w:rsidRPr="00691DE3" w:rsidRDefault="007D51F3" w:rsidP="00691DE3">
      <w:pPr>
        <w:rPr>
          <w:lang w:val="en-US"/>
        </w:rPr>
      </w:pPr>
    </w:p>
    <w:p w14:paraId="586F854A" w14:textId="5329A870" w:rsidR="001712C7" w:rsidRDefault="00BD703C" w:rsidP="00691DE3">
      <w:pPr>
        <w:jc w:val="center"/>
        <w:rPr>
          <w:lang w:val="en-US"/>
        </w:rPr>
      </w:pPr>
      <w:r>
        <w:rPr>
          <w:noProof/>
          <w:lang w:val="en-US"/>
          <w14:ligatures w14:val="standardContextual"/>
        </w:rPr>
        <w:drawing>
          <wp:inline distT="0" distB="0" distL="0" distR="0" wp14:anchorId="0B4E8F1F" wp14:editId="5FD55B19">
            <wp:extent cx="3835400" cy="3080598"/>
            <wp:effectExtent l="0" t="0" r="0" b="5715"/>
            <wp:docPr id="1623051831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531110" name="Gráfico 1403531110"/>
                    <pic:cNvPicPr/>
                  </pic:nvPicPr>
                  <pic:blipFill rotWithShape="1"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 t="5321"/>
                    <a:stretch/>
                  </pic:blipFill>
                  <pic:spPr bwMode="auto">
                    <a:xfrm>
                      <a:off x="0" y="0"/>
                      <a:ext cx="3837285" cy="30821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081252" w14:textId="708D8CD4" w:rsidR="007D51F3" w:rsidRDefault="007D51F3" w:rsidP="007D51F3">
      <w:pPr>
        <w:pStyle w:val="Caption"/>
        <w:jc w:val="center"/>
        <w:rPr>
          <w:rFonts w:asciiTheme="minorHAnsi" w:hAnsiTheme="minorHAnsi"/>
          <w:lang w:val="en-US"/>
        </w:rPr>
      </w:pPr>
      <w:r w:rsidRPr="004674C9">
        <w:rPr>
          <w:rFonts w:asciiTheme="minorHAnsi" w:hAnsiTheme="minorHAnsi"/>
          <w:lang w:val="en-US"/>
        </w:rPr>
        <w:t>Figure S</w:t>
      </w:r>
      <w:r>
        <w:rPr>
          <w:rFonts w:asciiTheme="minorHAnsi" w:hAnsiTheme="minorHAnsi"/>
          <w:lang w:val="en-US"/>
        </w:rPr>
        <w:t>4</w:t>
      </w:r>
      <w:r w:rsidRPr="004674C9">
        <w:rPr>
          <w:rFonts w:asciiTheme="minorHAnsi" w:hAnsiTheme="minorHAnsi"/>
          <w:lang w:val="en-US"/>
        </w:rPr>
        <w:t xml:space="preserve">: Section of chromatogram corresponding to baseline noise but detected as </w:t>
      </w:r>
      <w:r w:rsidR="00BC04D2">
        <w:rPr>
          <w:rFonts w:asciiTheme="minorHAnsi" w:hAnsiTheme="minorHAnsi"/>
          <w:lang w:val="en-US"/>
        </w:rPr>
        <w:t xml:space="preserve">a </w:t>
      </w:r>
      <w:r w:rsidRPr="004674C9">
        <w:rPr>
          <w:rFonts w:asciiTheme="minorHAnsi" w:hAnsiTheme="minorHAnsi"/>
          <w:lang w:val="en-US"/>
        </w:rPr>
        <w:t xml:space="preserve">component in Module III Blind PARAFAC if no </w:t>
      </w:r>
      <w:r>
        <w:rPr>
          <w:rFonts w:asciiTheme="minorHAnsi" w:hAnsiTheme="minorHAnsi"/>
          <w:lang w:val="en-US"/>
        </w:rPr>
        <w:t>G</w:t>
      </w:r>
      <w:r w:rsidRPr="004674C9">
        <w:rPr>
          <w:rFonts w:asciiTheme="minorHAnsi" w:hAnsiTheme="minorHAnsi"/>
          <w:lang w:val="en-US"/>
        </w:rPr>
        <w:t>aussian form is imposed.</w:t>
      </w:r>
      <w:r>
        <w:rPr>
          <w:rFonts w:asciiTheme="minorHAnsi" w:hAnsiTheme="minorHAnsi"/>
          <w:lang w:val="en-US"/>
        </w:rPr>
        <w:t xml:space="preserve"> Each line/color represents a sample.</w:t>
      </w:r>
    </w:p>
    <w:p w14:paraId="1676DBFA" w14:textId="77777777" w:rsidR="007D51F3" w:rsidRDefault="007D51F3" w:rsidP="001712C7">
      <w:pPr>
        <w:rPr>
          <w:lang w:val="en-US"/>
        </w:rPr>
      </w:pPr>
    </w:p>
    <w:p w14:paraId="0173B8B4" w14:textId="77777777" w:rsidR="00B87825" w:rsidRDefault="001712C7" w:rsidP="00C221E9">
      <w:pPr>
        <w:jc w:val="center"/>
        <w:rPr>
          <w:lang w:val="en-US"/>
        </w:rPr>
      </w:pPr>
      <w:r>
        <w:rPr>
          <w:noProof/>
          <w:lang w:val="en-US"/>
          <w14:ligatures w14:val="standardContextual"/>
        </w:rPr>
        <w:lastRenderedPageBreak/>
        <w:drawing>
          <wp:inline distT="0" distB="0" distL="0" distR="0" wp14:anchorId="1664F533" wp14:editId="7558AFD8">
            <wp:extent cx="5496560" cy="2702560"/>
            <wp:effectExtent l="0" t="0" r="2540" b="2540"/>
            <wp:docPr id="1151746615" name="Imagen 1" descr="Gráf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746615" name="Imagen 1" descr="Gráfico&#10;&#10;Descripción generada automáticamente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52" t="9248" r="3633" b="13873"/>
                    <a:stretch/>
                  </pic:blipFill>
                  <pic:spPr bwMode="auto">
                    <a:xfrm>
                      <a:off x="0" y="0"/>
                      <a:ext cx="5496560" cy="2702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1EAF50" w14:textId="21475527" w:rsidR="00B87825" w:rsidRPr="0079204B" w:rsidRDefault="00A463E8" w:rsidP="00767170">
      <w:pPr>
        <w:pStyle w:val="Caption"/>
        <w:jc w:val="both"/>
        <w:rPr>
          <w:rFonts w:asciiTheme="minorHAnsi" w:hAnsiTheme="minorHAnsi"/>
          <w:lang w:val="en-US"/>
        </w:rPr>
      </w:pPr>
      <w:r w:rsidRPr="004674C9">
        <w:rPr>
          <w:rFonts w:asciiTheme="minorHAnsi" w:hAnsiTheme="minorHAnsi"/>
          <w:lang w:val="en-US"/>
        </w:rPr>
        <w:t>Figure S</w:t>
      </w:r>
      <w:r>
        <w:rPr>
          <w:rFonts w:asciiTheme="minorHAnsi" w:hAnsiTheme="minorHAnsi"/>
          <w:lang w:val="en-US"/>
        </w:rPr>
        <w:t>5</w:t>
      </w:r>
      <w:r w:rsidRPr="004674C9">
        <w:rPr>
          <w:rFonts w:asciiTheme="minorHAnsi" w:hAnsiTheme="minorHAnsi"/>
          <w:lang w:val="en-US"/>
        </w:rPr>
        <w:t xml:space="preserve">: </w:t>
      </w:r>
      <w:r w:rsidR="00767170">
        <w:rPr>
          <w:rFonts w:asciiTheme="minorHAnsi" w:hAnsiTheme="minorHAnsi"/>
          <w:lang w:val="en-US"/>
        </w:rPr>
        <w:t xml:space="preserve">Comparison of </w:t>
      </w:r>
      <w:r w:rsidR="00767170" w:rsidRPr="004674C9">
        <w:rPr>
          <w:rFonts w:asciiTheme="minorHAnsi" w:hAnsiTheme="minorHAnsi"/>
          <w:lang w:val="en-US"/>
        </w:rPr>
        <w:t xml:space="preserve">Module III Blind PARAFAC </w:t>
      </w:r>
      <w:r w:rsidR="00767170">
        <w:rPr>
          <w:rFonts w:asciiTheme="minorHAnsi" w:hAnsiTheme="minorHAnsi"/>
          <w:lang w:val="en-US"/>
        </w:rPr>
        <w:t>results for low (left) and high (right) concentrated samples</w:t>
      </w:r>
      <w:r w:rsidR="00F132D5">
        <w:rPr>
          <w:rFonts w:asciiTheme="minorHAnsi" w:hAnsiTheme="minorHAnsi"/>
          <w:lang w:val="en-US"/>
        </w:rPr>
        <w:t>. When the same number of components are extracted using PARAFAC</w:t>
      </w:r>
      <w:r w:rsidR="00F06F3E">
        <w:rPr>
          <w:rFonts w:asciiTheme="minorHAnsi" w:hAnsiTheme="minorHAnsi"/>
          <w:lang w:val="en-US"/>
        </w:rPr>
        <w:t>,</w:t>
      </w:r>
      <w:r w:rsidR="00F132D5">
        <w:rPr>
          <w:rFonts w:asciiTheme="minorHAnsi" w:hAnsiTheme="minorHAnsi"/>
          <w:lang w:val="en-US"/>
        </w:rPr>
        <w:t xml:space="preserve"> the</w:t>
      </w:r>
      <w:r w:rsidR="00767170">
        <w:rPr>
          <w:rFonts w:asciiTheme="minorHAnsi" w:hAnsiTheme="minorHAnsi"/>
          <w:lang w:val="en-US"/>
        </w:rPr>
        <w:t xml:space="preserve"> </w:t>
      </w:r>
      <w:r w:rsidR="00724761">
        <w:rPr>
          <w:rFonts w:asciiTheme="minorHAnsi" w:hAnsiTheme="minorHAnsi"/>
          <w:lang w:val="en-US"/>
        </w:rPr>
        <w:t xml:space="preserve">low </w:t>
      </w:r>
      <w:r w:rsidR="00560178">
        <w:rPr>
          <w:rFonts w:asciiTheme="minorHAnsi" w:hAnsiTheme="minorHAnsi"/>
          <w:lang w:val="en-US"/>
        </w:rPr>
        <w:t>concentration</w:t>
      </w:r>
      <w:r w:rsidR="00724761">
        <w:rPr>
          <w:rFonts w:asciiTheme="minorHAnsi" w:hAnsiTheme="minorHAnsi"/>
          <w:lang w:val="en-US"/>
        </w:rPr>
        <w:t xml:space="preserve"> sample</w:t>
      </w:r>
      <w:r w:rsidR="00767170">
        <w:rPr>
          <w:rFonts w:asciiTheme="minorHAnsi" w:hAnsiTheme="minorHAnsi"/>
          <w:lang w:val="en-US"/>
        </w:rPr>
        <w:t xml:space="preserve"> </w:t>
      </w:r>
      <w:r w:rsidR="00724761">
        <w:rPr>
          <w:rFonts w:asciiTheme="minorHAnsi" w:hAnsiTheme="minorHAnsi"/>
          <w:lang w:val="en-US"/>
        </w:rPr>
        <w:t>first component correspond</w:t>
      </w:r>
      <w:r w:rsidR="00F06F3E">
        <w:rPr>
          <w:rFonts w:asciiTheme="minorHAnsi" w:hAnsiTheme="minorHAnsi"/>
          <w:lang w:val="en-US"/>
        </w:rPr>
        <w:t>s</w:t>
      </w:r>
      <w:r w:rsidR="00724761">
        <w:rPr>
          <w:rFonts w:asciiTheme="minorHAnsi" w:hAnsiTheme="minorHAnsi"/>
          <w:lang w:val="en-US"/>
        </w:rPr>
        <w:t xml:space="preserve"> to noise </w:t>
      </w:r>
      <w:r w:rsidR="003D4416">
        <w:rPr>
          <w:rFonts w:asciiTheme="minorHAnsi" w:hAnsiTheme="minorHAnsi"/>
          <w:lang w:val="en-US"/>
        </w:rPr>
        <w:t>(pink line, mass-to-charge fragment 28) while in the high concentration sample it correspon</w:t>
      </w:r>
      <w:r w:rsidR="00F06F3E">
        <w:rPr>
          <w:rFonts w:asciiTheme="minorHAnsi" w:hAnsiTheme="minorHAnsi"/>
          <w:lang w:val="en-US"/>
        </w:rPr>
        <w:t>d</w:t>
      </w:r>
      <w:r w:rsidR="003D4416">
        <w:rPr>
          <w:rFonts w:asciiTheme="minorHAnsi" w:hAnsiTheme="minorHAnsi"/>
          <w:lang w:val="en-US"/>
        </w:rPr>
        <w:t>s to the last component</w:t>
      </w:r>
      <w:r w:rsidR="006E182B">
        <w:rPr>
          <w:rFonts w:asciiTheme="minorHAnsi" w:hAnsiTheme="minorHAnsi"/>
          <w:lang w:val="en-US"/>
        </w:rPr>
        <w:t xml:space="preserve"> </w:t>
      </w:r>
      <w:r w:rsidR="0079204B">
        <w:rPr>
          <w:rFonts w:asciiTheme="minorHAnsi" w:hAnsiTheme="minorHAnsi"/>
          <w:lang w:val="en-US"/>
        </w:rPr>
        <w:t>(third component in the table below). The tables show the 3 components extracted using PARAFAC, with the maximum point of the elution profile in the first dimension (time1d); the second dimension (time2D); and the mass-to-charge fragments extracted (</w:t>
      </w:r>
      <w:proofErr w:type="spellStart"/>
      <w:r w:rsidR="0079204B">
        <w:rPr>
          <w:rFonts w:asciiTheme="minorHAnsi" w:hAnsiTheme="minorHAnsi"/>
          <w:lang w:val="en-US"/>
        </w:rPr>
        <w:t>mz_list</w:t>
      </w:r>
      <w:proofErr w:type="spellEnd"/>
      <w:r w:rsidR="0079204B">
        <w:rPr>
          <w:rFonts w:asciiTheme="minorHAnsi" w:hAnsiTheme="minorHAnsi"/>
          <w:lang w:val="en-US"/>
        </w:rPr>
        <w:t xml:space="preserve">). </w:t>
      </w:r>
    </w:p>
    <w:p w14:paraId="2A2AE2D9" w14:textId="77777777" w:rsidR="00B87825" w:rsidRDefault="00B87825" w:rsidP="001712C7">
      <w:pPr>
        <w:rPr>
          <w:lang w:val="en-US"/>
        </w:rPr>
      </w:pPr>
    </w:p>
    <w:p w14:paraId="41E0B5D2" w14:textId="39AB8769" w:rsidR="0079204B" w:rsidRPr="0079204B" w:rsidRDefault="007C77AF" w:rsidP="001712C7">
      <w:pPr>
        <w:rPr>
          <w:lang w:val="en-US"/>
        </w:rPr>
      </w:pPr>
      <w:r>
        <w:rPr>
          <w:noProof/>
          <w:lang w:val="en-US"/>
          <w14:ligatures w14:val="standardContextual"/>
        </w:rPr>
        <w:drawing>
          <wp:inline distT="0" distB="0" distL="0" distR="0" wp14:anchorId="0476900E" wp14:editId="5C6303EC">
            <wp:extent cx="6188710" cy="3481070"/>
            <wp:effectExtent l="0" t="0" r="0" b="0"/>
            <wp:docPr id="1435476488" name="Imagen 1" descr="Imagen que contiene Gráf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476488" name="Imagen 1" descr="Imagen que contiene Gráfico&#10;&#10;Descripción generada automáticament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C2D1E" w14:textId="77777777" w:rsidR="00B87825" w:rsidRPr="0079204B" w:rsidRDefault="00B87825" w:rsidP="001712C7">
      <w:pPr>
        <w:rPr>
          <w:lang w:val="en-US"/>
        </w:rPr>
      </w:pPr>
    </w:p>
    <w:p w14:paraId="05E17B12" w14:textId="757FE76D" w:rsidR="001712C7" w:rsidRPr="00D40B5D" w:rsidRDefault="001712C7" w:rsidP="00D40B5D">
      <w:pPr>
        <w:rPr>
          <w:lang w:val="en-US"/>
        </w:rPr>
      </w:pPr>
    </w:p>
    <w:p w14:paraId="5483FAF3" w14:textId="77777777" w:rsidR="00092B50" w:rsidRPr="00AA276D" w:rsidRDefault="00092B50" w:rsidP="00092B50">
      <w:pPr>
        <w:jc w:val="both"/>
        <w:rPr>
          <w:rFonts w:asciiTheme="minorHAnsi" w:hAnsiTheme="minorHAnsi"/>
          <w:sz w:val="18"/>
          <w:szCs w:val="18"/>
          <w:lang w:val="en-US"/>
        </w:rPr>
      </w:pPr>
      <w:r w:rsidRPr="00AA276D">
        <w:rPr>
          <w:rFonts w:asciiTheme="minorHAnsi" w:hAnsiTheme="minorHAnsi"/>
          <w:sz w:val="18"/>
          <w:szCs w:val="18"/>
          <w:lang w:val="en-US"/>
        </w:rPr>
        <w:t>Figure S</w:t>
      </w:r>
      <w:r>
        <w:rPr>
          <w:rFonts w:asciiTheme="minorHAnsi" w:hAnsiTheme="minorHAnsi"/>
          <w:sz w:val="18"/>
          <w:szCs w:val="18"/>
          <w:lang w:val="en-US"/>
        </w:rPr>
        <w:t>6</w:t>
      </w:r>
      <w:r w:rsidRPr="00AA276D">
        <w:rPr>
          <w:rFonts w:asciiTheme="minorHAnsi" w:hAnsiTheme="minorHAnsi"/>
          <w:sz w:val="18"/>
          <w:szCs w:val="18"/>
          <w:lang w:val="en-US"/>
        </w:rPr>
        <w:t xml:space="preserve">: Section of </w:t>
      </w:r>
      <w:r>
        <w:rPr>
          <w:rFonts w:asciiTheme="minorHAnsi" w:hAnsiTheme="minorHAnsi"/>
          <w:sz w:val="18"/>
          <w:szCs w:val="18"/>
          <w:lang w:val="en-US"/>
        </w:rPr>
        <w:t xml:space="preserve">one sample </w:t>
      </w:r>
      <w:r w:rsidRPr="00AA276D">
        <w:rPr>
          <w:rFonts w:asciiTheme="minorHAnsi" w:hAnsiTheme="minorHAnsi"/>
          <w:sz w:val="18"/>
          <w:szCs w:val="18"/>
          <w:lang w:val="en-US"/>
        </w:rPr>
        <w:t xml:space="preserve">chromatogram </w:t>
      </w:r>
      <w:r>
        <w:rPr>
          <w:rFonts w:asciiTheme="minorHAnsi" w:hAnsiTheme="minorHAnsi"/>
          <w:sz w:val="18"/>
          <w:szCs w:val="18"/>
          <w:lang w:val="en-US"/>
        </w:rPr>
        <w:t>for a specific blob, and its various mass-to-charge fragments (color-coded). A) Raw data, including all the mass-to-charge fragments (n=</w:t>
      </w:r>
      <w:r w:rsidRPr="001F24DE">
        <w:rPr>
          <w:rFonts w:asciiTheme="minorHAnsi" w:hAnsiTheme="minorHAnsi"/>
          <w:sz w:val="18"/>
          <w:szCs w:val="18"/>
          <w:lang w:val="en-US"/>
        </w:rPr>
        <w:t>465</w:t>
      </w:r>
      <w:r>
        <w:rPr>
          <w:rFonts w:asciiTheme="minorHAnsi" w:hAnsiTheme="minorHAnsi"/>
          <w:sz w:val="18"/>
          <w:szCs w:val="18"/>
          <w:lang w:val="en-US"/>
        </w:rPr>
        <w:t>); B) Top 5% of fragments (n=33) selected to iterate the PARAFAC model; C) Reconstructed chromatogram after applying the Module III Blind PARAFAC with three factors indicated as 1, 2, 3; D) Reconstructed residuals from the PARAFAC model shown at C; E) Extracted components (data and residuals), highlighting differences in the obtained spectra. The table includes:</w:t>
      </w:r>
      <w:r w:rsidRPr="00456DB5">
        <w:rPr>
          <w:rFonts w:asciiTheme="minorHAnsi" w:hAnsiTheme="minorHAnsi"/>
          <w:lang w:val="en-US"/>
        </w:rPr>
        <w:t xml:space="preserve"> </w:t>
      </w:r>
      <w:r>
        <w:rPr>
          <w:rFonts w:asciiTheme="minorHAnsi" w:hAnsiTheme="minorHAnsi"/>
          <w:sz w:val="18"/>
          <w:szCs w:val="18"/>
          <w:lang w:val="en-US"/>
        </w:rPr>
        <w:t>t</w:t>
      </w:r>
      <w:r w:rsidRPr="00456DB5">
        <w:rPr>
          <w:rFonts w:asciiTheme="minorHAnsi" w:hAnsiTheme="minorHAnsi"/>
          <w:sz w:val="18"/>
          <w:szCs w:val="18"/>
          <w:lang w:val="en-US"/>
        </w:rPr>
        <w:t xml:space="preserve">he maximum point of the elution profile in the first dimension (time1d); </w:t>
      </w:r>
      <w:r>
        <w:rPr>
          <w:rFonts w:asciiTheme="minorHAnsi" w:hAnsiTheme="minorHAnsi"/>
          <w:sz w:val="18"/>
          <w:szCs w:val="18"/>
          <w:lang w:val="en-US"/>
        </w:rPr>
        <w:t>t</w:t>
      </w:r>
      <w:r w:rsidRPr="00456DB5">
        <w:rPr>
          <w:rFonts w:asciiTheme="minorHAnsi" w:hAnsiTheme="minorHAnsi"/>
          <w:sz w:val="18"/>
          <w:szCs w:val="18"/>
          <w:lang w:val="en-US"/>
        </w:rPr>
        <w:t xml:space="preserve">he maximum point of the elution profile </w:t>
      </w:r>
      <w:r>
        <w:rPr>
          <w:rFonts w:asciiTheme="minorHAnsi" w:hAnsiTheme="minorHAnsi"/>
          <w:sz w:val="18"/>
          <w:szCs w:val="18"/>
          <w:lang w:val="en-US"/>
        </w:rPr>
        <w:t xml:space="preserve">in </w:t>
      </w:r>
      <w:r w:rsidRPr="00456DB5">
        <w:rPr>
          <w:rFonts w:asciiTheme="minorHAnsi" w:hAnsiTheme="minorHAnsi"/>
          <w:sz w:val="18"/>
          <w:szCs w:val="18"/>
          <w:lang w:val="en-US"/>
        </w:rPr>
        <w:t xml:space="preserve">the second dimension (time2D); </w:t>
      </w:r>
      <w:r>
        <w:rPr>
          <w:rFonts w:asciiTheme="minorHAnsi" w:hAnsiTheme="minorHAnsi"/>
          <w:sz w:val="18"/>
          <w:szCs w:val="18"/>
          <w:lang w:val="en-US"/>
        </w:rPr>
        <w:t>the signal-to-noise of the component (</w:t>
      </w:r>
      <w:proofErr w:type="spellStart"/>
      <w:r>
        <w:rPr>
          <w:rFonts w:asciiTheme="minorHAnsi" w:hAnsiTheme="minorHAnsi"/>
          <w:sz w:val="18"/>
          <w:szCs w:val="18"/>
          <w:lang w:val="en-US"/>
        </w:rPr>
        <w:t>sn</w:t>
      </w:r>
      <w:proofErr w:type="spellEnd"/>
      <w:r>
        <w:rPr>
          <w:rFonts w:asciiTheme="minorHAnsi" w:hAnsiTheme="minorHAnsi"/>
          <w:sz w:val="18"/>
          <w:szCs w:val="18"/>
          <w:lang w:val="en-US"/>
        </w:rPr>
        <w:t xml:space="preserve">), the </w:t>
      </w:r>
      <w:proofErr w:type="spellStart"/>
      <w:r>
        <w:rPr>
          <w:rFonts w:asciiTheme="minorHAnsi" w:hAnsiTheme="minorHAnsi"/>
          <w:sz w:val="18"/>
          <w:szCs w:val="18"/>
          <w:lang w:val="en-US"/>
        </w:rPr>
        <w:t>intentsity</w:t>
      </w:r>
      <w:proofErr w:type="spellEnd"/>
      <w:r>
        <w:rPr>
          <w:rFonts w:asciiTheme="minorHAnsi" w:hAnsiTheme="minorHAnsi"/>
          <w:sz w:val="18"/>
          <w:szCs w:val="18"/>
          <w:lang w:val="en-US"/>
        </w:rPr>
        <w:t xml:space="preserve"> (int), the area (area), and</w:t>
      </w:r>
      <w:r w:rsidRPr="00456DB5">
        <w:rPr>
          <w:rFonts w:asciiTheme="minorHAnsi" w:hAnsiTheme="minorHAnsi"/>
          <w:sz w:val="18"/>
          <w:szCs w:val="18"/>
          <w:lang w:val="en-US"/>
        </w:rPr>
        <w:t xml:space="preserve"> the mass-to-charge fragments extracted (</w:t>
      </w:r>
      <w:proofErr w:type="spellStart"/>
      <w:r w:rsidRPr="00456DB5">
        <w:rPr>
          <w:rFonts w:asciiTheme="minorHAnsi" w:hAnsiTheme="minorHAnsi"/>
          <w:sz w:val="18"/>
          <w:szCs w:val="18"/>
          <w:lang w:val="en-US"/>
        </w:rPr>
        <w:t>mz_list</w:t>
      </w:r>
      <w:proofErr w:type="spellEnd"/>
      <w:r w:rsidRPr="00456DB5">
        <w:rPr>
          <w:rFonts w:asciiTheme="minorHAnsi" w:hAnsiTheme="minorHAnsi"/>
          <w:sz w:val="18"/>
          <w:szCs w:val="18"/>
          <w:lang w:val="en-US"/>
        </w:rPr>
        <w:t>).</w:t>
      </w:r>
      <w:r w:rsidRPr="001F24DE" w:rsidDel="00E37792">
        <w:rPr>
          <w:rStyle w:val="CommentReference"/>
          <w:lang w:val="en-US"/>
        </w:rPr>
        <w:t xml:space="preserve"> </w:t>
      </w:r>
    </w:p>
    <w:p w14:paraId="55662455" w14:textId="77777777" w:rsidR="00317AA1" w:rsidRDefault="00317AA1" w:rsidP="004521F2">
      <w:pPr>
        <w:rPr>
          <w:lang w:val="en-US"/>
        </w:rPr>
      </w:pPr>
    </w:p>
    <w:p w14:paraId="2E2F97EB" w14:textId="77777777" w:rsidR="00D40B5D" w:rsidRDefault="00D40B5D" w:rsidP="006D14EE">
      <w:pPr>
        <w:jc w:val="both"/>
        <w:rPr>
          <w:rFonts w:asciiTheme="minorHAnsi" w:hAnsiTheme="minorHAnsi"/>
          <w:lang w:val="en-US"/>
        </w:rPr>
        <w:sectPr w:rsidR="00D40B5D" w:rsidSect="00136383">
          <w:pgSz w:w="11906" w:h="16838"/>
          <w:pgMar w:top="1440" w:right="1080" w:bottom="1440" w:left="1080" w:header="708" w:footer="708" w:gutter="0"/>
          <w:cols w:space="708"/>
          <w:docGrid w:linePitch="360"/>
        </w:sectPr>
      </w:pPr>
    </w:p>
    <w:p w14:paraId="25C67EBA" w14:textId="03E57623" w:rsidR="006D14EE" w:rsidRPr="00BC04D2" w:rsidRDefault="006D14EE" w:rsidP="006D14EE">
      <w:pPr>
        <w:jc w:val="both"/>
        <w:rPr>
          <w:rFonts w:asciiTheme="minorHAnsi" w:hAnsiTheme="minorHAnsi"/>
          <w:sz w:val="18"/>
          <w:szCs w:val="18"/>
          <w:lang w:val="en-US"/>
        </w:rPr>
      </w:pPr>
      <w:r w:rsidRPr="00BC04D2">
        <w:rPr>
          <w:rFonts w:asciiTheme="minorHAnsi" w:hAnsiTheme="minorHAnsi"/>
          <w:sz w:val="18"/>
          <w:szCs w:val="18"/>
          <w:lang w:val="en-US"/>
        </w:rPr>
        <w:lastRenderedPageBreak/>
        <w:t xml:space="preserve">Table S1: Chemical composition of the in-house QC solutions, Breath Mix, prepared at 1 ppm in methanol. </w:t>
      </w:r>
    </w:p>
    <w:p w14:paraId="23E8ED7A" w14:textId="77777777" w:rsidR="006D14EE" w:rsidRPr="00BC04D2" w:rsidRDefault="006D14EE" w:rsidP="006D14EE">
      <w:pPr>
        <w:jc w:val="both"/>
        <w:rPr>
          <w:rFonts w:asciiTheme="minorHAnsi" w:hAnsiTheme="minorHAnsi"/>
          <w:lang w:val="en-US"/>
        </w:rPr>
      </w:pPr>
    </w:p>
    <w:tbl>
      <w:tblPr>
        <w:tblStyle w:val="TableGridLight"/>
        <w:tblW w:w="8361" w:type="dxa"/>
        <w:jc w:val="center"/>
        <w:tblLook w:val="0600" w:firstRow="0" w:lastRow="0" w:firstColumn="0" w:lastColumn="0" w:noHBand="1" w:noVBand="1"/>
      </w:tblPr>
      <w:tblGrid>
        <w:gridCol w:w="4504"/>
        <w:gridCol w:w="1012"/>
        <w:gridCol w:w="1499"/>
        <w:gridCol w:w="1346"/>
      </w:tblGrid>
      <w:tr w:rsidR="006D14EE" w:rsidRPr="00C053A5" w14:paraId="4562CA05" w14:textId="77777777" w:rsidTr="00BC04D2">
        <w:trPr>
          <w:trHeight w:val="285"/>
          <w:jc w:val="center"/>
        </w:trPr>
        <w:tc>
          <w:tcPr>
            <w:tcW w:w="4504" w:type="dxa"/>
            <w:shd w:val="clear" w:color="auto" w:fill="auto"/>
            <w:hideMark/>
          </w:tcPr>
          <w:p w14:paraId="4AF866C2" w14:textId="77777777" w:rsidR="006D14EE" w:rsidRPr="00BC04D2" w:rsidRDefault="006D14EE" w:rsidP="00516613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C04D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Compound</w:t>
            </w:r>
          </w:p>
        </w:tc>
        <w:tc>
          <w:tcPr>
            <w:tcW w:w="1012" w:type="dxa"/>
          </w:tcPr>
          <w:p w14:paraId="368AFB5E" w14:textId="77777777" w:rsidR="006D14EE" w:rsidRPr="00BC04D2" w:rsidRDefault="006D14EE" w:rsidP="00516613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C04D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Formula</w:t>
            </w:r>
          </w:p>
        </w:tc>
        <w:tc>
          <w:tcPr>
            <w:tcW w:w="1499" w:type="dxa"/>
          </w:tcPr>
          <w:p w14:paraId="0CDA054A" w14:textId="77777777" w:rsidR="006D14EE" w:rsidRPr="00BC04D2" w:rsidRDefault="006D14EE" w:rsidP="00516613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C04D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MW (g.mol</w:t>
            </w:r>
            <w:r w:rsidRPr="00BC04D2">
              <w:rPr>
                <w:rFonts w:asciiTheme="minorHAnsi" w:hAnsiTheme="minorHAnsi" w:cstheme="minorHAnsi"/>
                <w:sz w:val="22"/>
                <w:szCs w:val="22"/>
                <w:vertAlign w:val="superscript"/>
                <w:lang w:val="en-US"/>
              </w:rPr>
              <w:t>-1</w:t>
            </w:r>
            <w:r w:rsidRPr="00BC04D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)</w:t>
            </w:r>
          </w:p>
        </w:tc>
        <w:tc>
          <w:tcPr>
            <w:tcW w:w="1346" w:type="dxa"/>
          </w:tcPr>
          <w:p w14:paraId="2309ADF1" w14:textId="77777777" w:rsidR="006D14EE" w:rsidRPr="00BC04D2" w:rsidRDefault="006D14EE" w:rsidP="00516613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C04D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CAS</w:t>
            </w:r>
          </w:p>
        </w:tc>
      </w:tr>
      <w:tr w:rsidR="006D14EE" w:rsidRPr="00C053A5" w14:paraId="28E41A89" w14:textId="77777777" w:rsidTr="00BC04D2">
        <w:trPr>
          <w:trHeight w:val="285"/>
          <w:jc w:val="center"/>
        </w:trPr>
        <w:tc>
          <w:tcPr>
            <w:tcW w:w="4504" w:type="dxa"/>
            <w:shd w:val="clear" w:color="auto" w:fill="auto"/>
          </w:tcPr>
          <w:p w14:paraId="79ED08FD" w14:textId="77777777" w:rsidR="006D14EE" w:rsidRPr="00BC04D2" w:rsidRDefault="006D14EE" w:rsidP="00516613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C04D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2-Hexanone</w:t>
            </w:r>
          </w:p>
        </w:tc>
        <w:tc>
          <w:tcPr>
            <w:tcW w:w="1012" w:type="dxa"/>
            <w:vAlign w:val="bottom"/>
          </w:tcPr>
          <w:p w14:paraId="157ED6B0" w14:textId="77777777" w:rsidR="006D14EE" w:rsidRPr="00BC04D2" w:rsidRDefault="006D14EE" w:rsidP="00516613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C04D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</w:t>
            </w:r>
            <w:r w:rsidRPr="00BC04D2">
              <w:rPr>
                <w:rFonts w:asciiTheme="minorHAnsi" w:hAnsiTheme="minorHAnsi" w:cstheme="minorHAnsi"/>
                <w:color w:val="000000"/>
                <w:sz w:val="22"/>
                <w:szCs w:val="22"/>
                <w:vertAlign w:val="subscript"/>
              </w:rPr>
              <w:t>6</w:t>
            </w:r>
            <w:r w:rsidRPr="00BC04D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H</w:t>
            </w:r>
            <w:r w:rsidRPr="00BC04D2">
              <w:rPr>
                <w:rFonts w:asciiTheme="minorHAnsi" w:hAnsiTheme="minorHAnsi" w:cstheme="minorHAnsi"/>
                <w:color w:val="000000"/>
                <w:sz w:val="22"/>
                <w:szCs w:val="22"/>
                <w:vertAlign w:val="subscript"/>
              </w:rPr>
              <w:t>12</w:t>
            </w:r>
            <w:r w:rsidRPr="00BC04D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O</w:t>
            </w:r>
          </w:p>
        </w:tc>
        <w:tc>
          <w:tcPr>
            <w:tcW w:w="1499" w:type="dxa"/>
            <w:vAlign w:val="bottom"/>
          </w:tcPr>
          <w:p w14:paraId="3DFECC52" w14:textId="77777777" w:rsidR="006D14EE" w:rsidRPr="00BC04D2" w:rsidRDefault="006D14EE" w:rsidP="00516613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C04D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100.16</w:t>
            </w:r>
          </w:p>
        </w:tc>
        <w:tc>
          <w:tcPr>
            <w:tcW w:w="1346" w:type="dxa"/>
          </w:tcPr>
          <w:p w14:paraId="72F129F9" w14:textId="77777777" w:rsidR="006D14EE" w:rsidRPr="00BC04D2" w:rsidRDefault="006D14EE" w:rsidP="00516613">
            <w:pPr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BC04D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591-78-6</w:t>
            </w:r>
          </w:p>
        </w:tc>
      </w:tr>
      <w:tr w:rsidR="006D14EE" w:rsidRPr="00C053A5" w14:paraId="57EDF9B3" w14:textId="77777777" w:rsidTr="00BC04D2">
        <w:trPr>
          <w:trHeight w:val="285"/>
          <w:jc w:val="center"/>
        </w:trPr>
        <w:tc>
          <w:tcPr>
            <w:tcW w:w="4504" w:type="dxa"/>
            <w:shd w:val="clear" w:color="auto" w:fill="auto"/>
            <w:hideMark/>
          </w:tcPr>
          <w:p w14:paraId="51DAD4F5" w14:textId="77777777" w:rsidR="006D14EE" w:rsidRPr="00BC04D2" w:rsidRDefault="006D14EE" w:rsidP="00516613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C04D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p-xylene</w:t>
            </w:r>
          </w:p>
        </w:tc>
        <w:tc>
          <w:tcPr>
            <w:tcW w:w="1012" w:type="dxa"/>
            <w:vAlign w:val="bottom"/>
          </w:tcPr>
          <w:p w14:paraId="53289704" w14:textId="77777777" w:rsidR="006D14EE" w:rsidRPr="00BC04D2" w:rsidRDefault="006D14EE" w:rsidP="00516613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C04D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</w:t>
            </w:r>
            <w:r w:rsidRPr="00BC04D2">
              <w:rPr>
                <w:rFonts w:asciiTheme="minorHAnsi" w:hAnsiTheme="minorHAnsi" w:cstheme="minorHAnsi"/>
                <w:color w:val="000000"/>
                <w:sz w:val="22"/>
                <w:szCs w:val="22"/>
                <w:vertAlign w:val="subscript"/>
              </w:rPr>
              <w:t>8</w:t>
            </w:r>
            <w:r w:rsidRPr="00BC04D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H</w:t>
            </w:r>
            <w:r w:rsidRPr="00BC04D2">
              <w:rPr>
                <w:rFonts w:asciiTheme="minorHAnsi" w:hAnsiTheme="minorHAnsi" w:cstheme="minorHAnsi"/>
                <w:color w:val="000000"/>
                <w:sz w:val="22"/>
                <w:szCs w:val="22"/>
                <w:vertAlign w:val="subscript"/>
              </w:rPr>
              <w:t>10</w:t>
            </w:r>
          </w:p>
        </w:tc>
        <w:tc>
          <w:tcPr>
            <w:tcW w:w="1499" w:type="dxa"/>
            <w:vAlign w:val="bottom"/>
          </w:tcPr>
          <w:p w14:paraId="57365064" w14:textId="77777777" w:rsidR="006D14EE" w:rsidRPr="00BC04D2" w:rsidRDefault="006D14EE" w:rsidP="00516613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C04D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106.17</w:t>
            </w:r>
          </w:p>
        </w:tc>
        <w:tc>
          <w:tcPr>
            <w:tcW w:w="1346" w:type="dxa"/>
          </w:tcPr>
          <w:p w14:paraId="59B6E14C" w14:textId="77777777" w:rsidR="006D14EE" w:rsidRPr="00BC04D2" w:rsidRDefault="006D14EE" w:rsidP="00516613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C04D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106-42-3</w:t>
            </w:r>
          </w:p>
        </w:tc>
      </w:tr>
      <w:tr w:rsidR="006D14EE" w:rsidRPr="00C053A5" w14:paraId="21C4A868" w14:textId="77777777" w:rsidTr="00BC04D2">
        <w:trPr>
          <w:trHeight w:val="285"/>
          <w:jc w:val="center"/>
        </w:trPr>
        <w:tc>
          <w:tcPr>
            <w:tcW w:w="4504" w:type="dxa"/>
            <w:shd w:val="clear" w:color="auto" w:fill="auto"/>
            <w:hideMark/>
          </w:tcPr>
          <w:p w14:paraId="5F9120BE" w14:textId="77777777" w:rsidR="006D14EE" w:rsidRPr="00BC04D2" w:rsidRDefault="006D14EE" w:rsidP="00516613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C04D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Cyclohexanone</w:t>
            </w:r>
          </w:p>
        </w:tc>
        <w:tc>
          <w:tcPr>
            <w:tcW w:w="1012" w:type="dxa"/>
            <w:vAlign w:val="bottom"/>
          </w:tcPr>
          <w:p w14:paraId="5DA1F542" w14:textId="77777777" w:rsidR="006D14EE" w:rsidRPr="00BC04D2" w:rsidRDefault="006D14EE" w:rsidP="00516613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C04D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</w:t>
            </w:r>
            <w:r w:rsidRPr="00BC04D2">
              <w:rPr>
                <w:rFonts w:asciiTheme="minorHAnsi" w:hAnsiTheme="minorHAnsi" w:cstheme="minorHAnsi"/>
                <w:color w:val="000000"/>
                <w:sz w:val="22"/>
                <w:szCs w:val="22"/>
                <w:vertAlign w:val="subscript"/>
              </w:rPr>
              <w:t>6</w:t>
            </w:r>
            <w:r w:rsidRPr="00BC04D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H</w:t>
            </w:r>
            <w:r w:rsidRPr="00BC04D2">
              <w:rPr>
                <w:rFonts w:asciiTheme="minorHAnsi" w:hAnsiTheme="minorHAnsi" w:cstheme="minorHAnsi"/>
                <w:color w:val="000000"/>
                <w:sz w:val="22"/>
                <w:szCs w:val="22"/>
                <w:vertAlign w:val="subscript"/>
              </w:rPr>
              <w:t>10</w:t>
            </w:r>
            <w:r w:rsidRPr="00BC04D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O</w:t>
            </w:r>
          </w:p>
        </w:tc>
        <w:tc>
          <w:tcPr>
            <w:tcW w:w="1499" w:type="dxa"/>
            <w:vAlign w:val="bottom"/>
          </w:tcPr>
          <w:p w14:paraId="294AD5D2" w14:textId="77777777" w:rsidR="006D14EE" w:rsidRPr="00BC04D2" w:rsidRDefault="006D14EE" w:rsidP="00516613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C04D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98.15</w:t>
            </w:r>
          </w:p>
        </w:tc>
        <w:tc>
          <w:tcPr>
            <w:tcW w:w="1346" w:type="dxa"/>
          </w:tcPr>
          <w:p w14:paraId="36F9A1E5" w14:textId="77777777" w:rsidR="006D14EE" w:rsidRPr="00BC04D2" w:rsidRDefault="006D14EE" w:rsidP="00516613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C04D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108-94-1</w:t>
            </w:r>
          </w:p>
        </w:tc>
      </w:tr>
      <w:tr w:rsidR="006D14EE" w:rsidRPr="00C053A5" w14:paraId="3340B2F2" w14:textId="77777777" w:rsidTr="00BC04D2">
        <w:trPr>
          <w:trHeight w:val="285"/>
          <w:jc w:val="center"/>
        </w:trPr>
        <w:tc>
          <w:tcPr>
            <w:tcW w:w="4504" w:type="dxa"/>
            <w:shd w:val="clear" w:color="auto" w:fill="auto"/>
            <w:hideMark/>
          </w:tcPr>
          <w:p w14:paraId="107D6BEF" w14:textId="77777777" w:rsidR="006D14EE" w:rsidRPr="00BC04D2" w:rsidRDefault="006D14EE" w:rsidP="00516613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C04D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6-Methyl-5-hepten-2-one</w:t>
            </w:r>
          </w:p>
        </w:tc>
        <w:tc>
          <w:tcPr>
            <w:tcW w:w="1012" w:type="dxa"/>
            <w:vAlign w:val="bottom"/>
          </w:tcPr>
          <w:p w14:paraId="36A2749C" w14:textId="77777777" w:rsidR="006D14EE" w:rsidRPr="00BC04D2" w:rsidRDefault="006D14EE" w:rsidP="00516613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C04D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</w:t>
            </w:r>
            <w:r w:rsidRPr="00BC04D2">
              <w:rPr>
                <w:rFonts w:asciiTheme="minorHAnsi" w:hAnsiTheme="minorHAnsi" w:cstheme="minorHAnsi"/>
                <w:color w:val="000000"/>
                <w:sz w:val="22"/>
                <w:szCs w:val="22"/>
                <w:vertAlign w:val="subscript"/>
              </w:rPr>
              <w:t>8</w:t>
            </w:r>
            <w:r w:rsidRPr="00BC04D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H</w:t>
            </w:r>
            <w:r w:rsidRPr="00BC04D2">
              <w:rPr>
                <w:rFonts w:asciiTheme="minorHAnsi" w:hAnsiTheme="minorHAnsi" w:cstheme="minorHAnsi"/>
                <w:color w:val="000000"/>
                <w:sz w:val="22"/>
                <w:szCs w:val="22"/>
                <w:vertAlign w:val="subscript"/>
              </w:rPr>
              <w:t>14</w:t>
            </w:r>
            <w:r w:rsidRPr="00BC04D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O</w:t>
            </w:r>
          </w:p>
        </w:tc>
        <w:tc>
          <w:tcPr>
            <w:tcW w:w="1499" w:type="dxa"/>
            <w:vAlign w:val="bottom"/>
          </w:tcPr>
          <w:p w14:paraId="116054C6" w14:textId="77777777" w:rsidR="006D14EE" w:rsidRPr="00BC04D2" w:rsidRDefault="006D14EE" w:rsidP="00516613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C04D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126.2</w:t>
            </w:r>
          </w:p>
        </w:tc>
        <w:tc>
          <w:tcPr>
            <w:tcW w:w="1346" w:type="dxa"/>
          </w:tcPr>
          <w:p w14:paraId="37A0EA13" w14:textId="77777777" w:rsidR="006D14EE" w:rsidRPr="00BC04D2" w:rsidRDefault="006D14EE" w:rsidP="00516613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C04D2">
              <w:rPr>
                <w:rFonts w:asciiTheme="minorHAnsi" w:hAnsiTheme="minorHAnsi" w:cstheme="minorHAnsi"/>
                <w:sz w:val="22"/>
                <w:szCs w:val="22"/>
              </w:rPr>
              <w:t>110-93-0</w:t>
            </w:r>
          </w:p>
        </w:tc>
      </w:tr>
      <w:tr w:rsidR="006D14EE" w:rsidRPr="00C053A5" w14:paraId="228C8B3A" w14:textId="77777777" w:rsidTr="00BC04D2">
        <w:trPr>
          <w:trHeight w:val="285"/>
          <w:jc w:val="center"/>
        </w:trPr>
        <w:tc>
          <w:tcPr>
            <w:tcW w:w="4504" w:type="dxa"/>
            <w:shd w:val="clear" w:color="auto" w:fill="auto"/>
            <w:hideMark/>
          </w:tcPr>
          <w:p w14:paraId="541DB1CC" w14:textId="77777777" w:rsidR="006D14EE" w:rsidRPr="00BC04D2" w:rsidRDefault="006D14EE" w:rsidP="00516613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C04D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Acetophenone</w:t>
            </w:r>
          </w:p>
        </w:tc>
        <w:tc>
          <w:tcPr>
            <w:tcW w:w="1012" w:type="dxa"/>
            <w:vAlign w:val="bottom"/>
          </w:tcPr>
          <w:p w14:paraId="123ACEAE" w14:textId="77777777" w:rsidR="006D14EE" w:rsidRPr="00BC04D2" w:rsidRDefault="006D14EE" w:rsidP="00516613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C04D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</w:t>
            </w:r>
            <w:r w:rsidRPr="00BC04D2">
              <w:rPr>
                <w:rFonts w:asciiTheme="minorHAnsi" w:hAnsiTheme="minorHAnsi" w:cstheme="minorHAnsi"/>
                <w:color w:val="000000"/>
                <w:sz w:val="22"/>
                <w:szCs w:val="22"/>
                <w:vertAlign w:val="subscript"/>
              </w:rPr>
              <w:t>8</w:t>
            </w:r>
            <w:r w:rsidRPr="00BC04D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H</w:t>
            </w:r>
            <w:r w:rsidRPr="00BC04D2">
              <w:rPr>
                <w:rFonts w:asciiTheme="minorHAnsi" w:hAnsiTheme="minorHAnsi" w:cstheme="minorHAnsi"/>
                <w:color w:val="000000"/>
                <w:sz w:val="22"/>
                <w:szCs w:val="22"/>
                <w:vertAlign w:val="subscript"/>
              </w:rPr>
              <w:t>8</w:t>
            </w:r>
            <w:r w:rsidRPr="00BC04D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O</w:t>
            </w:r>
          </w:p>
        </w:tc>
        <w:tc>
          <w:tcPr>
            <w:tcW w:w="1499" w:type="dxa"/>
            <w:vAlign w:val="bottom"/>
          </w:tcPr>
          <w:p w14:paraId="7517AE71" w14:textId="77777777" w:rsidR="006D14EE" w:rsidRPr="00BC04D2" w:rsidRDefault="006D14EE" w:rsidP="00516613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C04D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120.15</w:t>
            </w:r>
          </w:p>
        </w:tc>
        <w:tc>
          <w:tcPr>
            <w:tcW w:w="1346" w:type="dxa"/>
          </w:tcPr>
          <w:p w14:paraId="288C1EF6" w14:textId="77777777" w:rsidR="006D14EE" w:rsidRPr="00BC04D2" w:rsidRDefault="006D14EE" w:rsidP="00516613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C04D2">
              <w:rPr>
                <w:rFonts w:asciiTheme="minorHAnsi" w:hAnsiTheme="minorHAnsi" w:cstheme="minorHAnsi"/>
                <w:sz w:val="22"/>
                <w:szCs w:val="22"/>
              </w:rPr>
              <w:t>98-86-2</w:t>
            </w:r>
          </w:p>
        </w:tc>
      </w:tr>
      <w:tr w:rsidR="006D14EE" w:rsidRPr="00C053A5" w14:paraId="0C23B187" w14:textId="77777777" w:rsidTr="00BC04D2">
        <w:trPr>
          <w:trHeight w:val="285"/>
          <w:jc w:val="center"/>
        </w:trPr>
        <w:tc>
          <w:tcPr>
            <w:tcW w:w="4504" w:type="dxa"/>
            <w:shd w:val="clear" w:color="auto" w:fill="auto"/>
            <w:hideMark/>
          </w:tcPr>
          <w:p w14:paraId="04C5EAF8" w14:textId="77777777" w:rsidR="006D14EE" w:rsidRPr="00BC04D2" w:rsidRDefault="006D14EE" w:rsidP="00516613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BC04D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Decane</w:t>
            </w:r>
            <w:proofErr w:type="spellEnd"/>
          </w:p>
        </w:tc>
        <w:tc>
          <w:tcPr>
            <w:tcW w:w="1012" w:type="dxa"/>
            <w:vAlign w:val="bottom"/>
          </w:tcPr>
          <w:p w14:paraId="37D3D6BB" w14:textId="77777777" w:rsidR="006D14EE" w:rsidRPr="00BC04D2" w:rsidRDefault="006D14EE" w:rsidP="00516613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C04D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</w:t>
            </w:r>
            <w:r w:rsidRPr="00BC04D2">
              <w:rPr>
                <w:rFonts w:asciiTheme="minorHAnsi" w:hAnsiTheme="minorHAnsi" w:cstheme="minorHAnsi"/>
                <w:color w:val="000000"/>
                <w:sz w:val="22"/>
                <w:szCs w:val="22"/>
                <w:vertAlign w:val="subscript"/>
              </w:rPr>
              <w:t>10</w:t>
            </w:r>
            <w:r w:rsidRPr="00BC04D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H</w:t>
            </w:r>
            <w:r w:rsidRPr="00BC04D2">
              <w:rPr>
                <w:rFonts w:asciiTheme="minorHAnsi" w:hAnsiTheme="minorHAnsi" w:cstheme="minorHAnsi"/>
                <w:color w:val="000000"/>
                <w:sz w:val="22"/>
                <w:szCs w:val="22"/>
                <w:vertAlign w:val="subscript"/>
              </w:rPr>
              <w:t>22</w:t>
            </w:r>
          </w:p>
        </w:tc>
        <w:tc>
          <w:tcPr>
            <w:tcW w:w="1499" w:type="dxa"/>
            <w:vAlign w:val="bottom"/>
          </w:tcPr>
          <w:p w14:paraId="54E184F8" w14:textId="77777777" w:rsidR="006D14EE" w:rsidRPr="00BC04D2" w:rsidRDefault="006D14EE" w:rsidP="00516613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C04D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142.28</w:t>
            </w:r>
          </w:p>
        </w:tc>
        <w:tc>
          <w:tcPr>
            <w:tcW w:w="1346" w:type="dxa"/>
            <w:vAlign w:val="bottom"/>
          </w:tcPr>
          <w:p w14:paraId="6AB71168" w14:textId="77777777" w:rsidR="006D14EE" w:rsidRPr="00BC04D2" w:rsidRDefault="006D14EE" w:rsidP="00516613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C04D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124-18-5</w:t>
            </w:r>
          </w:p>
        </w:tc>
      </w:tr>
      <w:tr w:rsidR="006D14EE" w:rsidRPr="00C053A5" w14:paraId="7BDDA319" w14:textId="77777777" w:rsidTr="00BC04D2">
        <w:trPr>
          <w:trHeight w:val="285"/>
          <w:jc w:val="center"/>
        </w:trPr>
        <w:tc>
          <w:tcPr>
            <w:tcW w:w="4504" w:type="dxa"/>
            <w:shd w:val="clear" w:color="auto" w:fill="auto"/>
            <w:hideMark/>
          </w:tcPr>
          <w:p w14:paraId="505E4D5A" w14:textId="77777777" w:rsidR="006D14EE" w:rsidRPr="00BC04D2" w:rsidRDefault="006D14EE" w:rsidP="00516613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C04D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Undecane</w:t>
            </w:r>
          </w:p>
        </w:tc>
        <w:tc>
          <w:tcPr>
            <w:tcW w:w="1012" w:type="dxa"/>
            <w:vAlign w:val="bottom"/>
          </w:tcPr>
          <w:p w14:paraId="4CCA5035" w14:textId="77777777" w:rsidR="006D14EE" w:rsidRPr="00BC04D2" w:rsidRDefault="006D14EE" w:rsidP="00516613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C04D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</w:t>
            </w:r>
            <w:r w:rsidRPr="00BC04D2">
              <w:rPr>
                <w:rFonts w:asciiTheme="minorHAnsi" w:hAnsiTheme="minorHAnsi" w:cstheme="minorHAnsi"/>
                <w:color w:val="000000"/>
                <w:sz w:val="22"/>
                <w:szCs w:val="22"/>
                <w:vertAlign w:val="subscript"/>
              </w:rPr>
              <w:t>11</w:t>
            </w:r>
            <w:r w:rsidRPr="00BC04D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H</w:t>
            </w:r>
            <w:r w:rsidRPr="00BC04D2">
              <w:rPr>
                <w:rFonts w:asciiTheme="minorHAnsi" w:hAnsiTheme="minorHAnsi" w:cstheme="minorHAnsi"/>
                <w:color w:val="000000"/>
                <w:sz w:val="22"/>
                <w:szCs w:val="22"/>
                <w:vertAlign w:val="subscript"/>
              </w:rPr>
              <w:t>24</w:t>
            </w:r>
          </w:p>
        </w:tc>
        <w:tc>
          <w:tcPr>
            <w:tcW w:w="1499" w:type="dxa"/>
            <w:vAlign w:val="bottom"/>
          </w:tcPr>
          <w:p w14:paraId="0873EB48" w14:textId="77777777" w:rsidR="006D14EE" w:rsidRPr="00BC04D2" w:rsidRDefault="006D14EE" w:rsidP="00516613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C04D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156.31</w:t>
            </w:r>
          </w:p>
        </w:tc>
        <w:tc>
          <w:tcPr>
            <w:tcW w:w="1346" w:type="dxa"/>
            <w:vAlign w:val="bottom"/>
          </w:tcPr>
          <w:p w14:paraId="6215DD74" w14:textId="77777777" w:rsidR="006D14EE" w:rsidRPr="00BC04D2" w:rsidRDefault="006D14EE" w:rsidP="00516613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C04D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1120-21-4</w:t>
            </w:r>
          </w:p>
        </w:tc>
      </w:tr>
      <w:tr w:rsidR="006D14EE" w:rsidRPr="00C053A5" w14:paraId="070221DA" w14:textId="77777777" w:rsidTr="00BC04D2">
        <w:trPr>
          <w:trHeight w:val="285"/>
          <w:jc w:val="center"/>
        </w:trPr>
        <w:tc>
          <w:tcPr>
            <w:tcW w:w="4504" w:type="dxa"/>
            <w:shd w:val="clear" w:color="auto" w:fill="auto"/>
            <w:hideMark/>
          </w:tcPr>
          <w:p w14:paraId="00C6EEDF" w14:textId="77777777" w:rsidR="006D14EE" w:rsidRPr="00BC04D2" w:rsidRDefault="006D14EE" w:rsidP="00516613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C04D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Nonanal</w:t>
            </w:r>
          </w:p>
        </w:tc>
        <w:tc>
          <w:tcPr>
            <w:tcW w:w="1012" w:type="dxa"/>
            <w:vAlign w:val="bottom"/>
          </w:tcPr>
          <w:p w14:paraId="6AC68CFE" w14:textId="77777777" w:rsidR="006D14EE" w:rsidRPr="00BC04D2" w:rsidRDefault="006D14EE" w:rsidP="00516613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C04D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</w:t>
            </w:r>
            <w:r w:rsidRPr="00BC04D2">
              <w:rPr>
                <w:rFonts w:asciiTheme="minorHAnsi" w:hAnsiTheme="minorHAnsi" w:cstheme="minorHAnsi"/>
                <w:color w:val="000000"/>
                <w:sz w:val="22"/>
                <w:szCs w:val="22"/>
                <w:vertAlign w:val="subscript"/>
              </w:rPr>
              <w:t>9</w:t>
            </w:r>
            <w:r w:rsidRPr="00BC04D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H</w:t>
            </w:r>
            <w:r w:rsidRPr="00BC04D2">
              <w:rPr>
                <w:rFonts w:asciiTheme="minorHAnsi" w:hAnsiTheme="minorHAnsi" w:cstheme="minorHAnsi"/>
                <w:color w:val="000000"/>
                <w:sz w:val="22"/>
                <w:szCs w:val="22"/>
                <w:vertAlign w:val="subscript"/>
              </w:rPr>
              <w:t>18</w:t>
            </w:r>
            <w:r w:rsidRPr="00BC04D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O</w:t>
            </w:r>
          </w:p>
        </w:tc>
        <w:tc>
          <w:tcPr>
            <w:tcW w:w="1499" w:type="dxa"/>
            <w:vAlign w:val="bottom"/>
          </w:tcPr>
          <w:p w14:paraId="5E1BDE04" w14:textId="77777777" w:rsidR="006D14EE" w:rsidRPr="00BC04D2" w:rsidRDefault="006D14EE" w:rsidP="00516613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C04D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142.24</w:t>
            </w:r>
          </w:p>
        </w:tc>
        <w:tc>
          <w:tcPr>
            <w:tcW w:w="1346" w:type="dxa"/>
            <w:vAlign w:val="bottom"/>
          </w:tcPr>
          <w:p w14:paraId="6E211A7D" w14:textId="77777777" w:rsidR="006D14EE" w:rsidRPr="00BC04D2" w:rsidRDefault="006D14EE" w:rsidP="00516613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C04D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124-19-6</w:t>
            </w:r>
          </w:p>
        </w:tc>
      </w:tr>
      <w:tr w:rsidR="006D14EE" w:rsidRPr="00C053A5" w14:paraId="6ADE730A" w14:textId="77777777" w:rsidTr="00BC04D2">
        <w:trPr>
          <w:trHeight w:val="285"/>
          <w:jc w:val="center"/>
        </w:trPr>
        <w:tc>
          <w:tcPr>
            <w:tcW w:w="4504" w:type="dxa"/>
            <w:shd w:val="clear" w:color="auto" w:fill="auto"/>
            <w:hideMark/>
          </w:tcPr>
          <w:p w14:paraId="77D96602" w14:textId="77777777" w:rsidR="006D14EE" w:rsidRPr="00BC04D2" w:rsidRDefault="006D14EE" w:rsidP="00516613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C04D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1-Tetradecene</w:t>
            </w:r>
          </w:p>
        </w:tc>
        <w:tc>
          <w:tcPr>
            <w:tcW w:w="1012" w:type="dxa"/>
            <w:vAlign w:val="bottom"/>
          </w:tcPr>
          <w:p w14:paraId="6A2B554F" w14:textId="77777777" w:rsidR="006D14EE" w:rsidRPr="00BC04D2" w:rsidRDefault="006D14EE" w:rsidP="00516613">
            <w:pPr>
              <w:jc w:val="both"/>
              <w:rPr>
                <w:rFonts w:asciiTheme="minorHAnsi" w:hAnsiTheme="minorHAnsi" w:cstheme="minorHAnsi"/>
                <w:sz w:val="22"/>
                <w:szCs w:val="22"/>
                <w:vertAlign w:val="subscript"/>
                <w:lang w:val="en-US"/>
              </w:rPr>
            </w:pPr>
            <w:r w:rsidRPr="00BC04D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</w:t>
            </w:r>
            <w:r w:rsidRPr="00BC04D2">
              <w:rPr>
                <w:rFonts w:asciiTheme="minorHAnsi" w:hAnsiTheme="minorHAnsi" w:cstheme="minorHAnsi"/>
                <w:color w:val="000000"/>
                <w:sz w:val="22"/>
                <w:szCs w:val="22"/>
                <w:vertAlign w:val="subscript"/>
              </w:rPr>
              <w:t>14</w:t>
            </w:r>
            <w:r w:rsidRPr="00BC04D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H</w:t>
            </w:r>
            <w:r w:rsidRPr="00BC04D2">
              <w:rPr>
                <w:rFonts w:asciiTheme="minorHAnsi" w:hAnsiTheme="minorHAnsi" w:cstheme="minorHAnsi"/>
                <w:color w:val="000000"/>
                <w:sz w:val="22"/>
                <w:szCs w:val="22"/>
                <w:vertAlign w:val="subscript"/>
              </w:rPr>
              <w:t>28</w:t>
            </w:r>
          </w:p>
        </w:tc>
        <w:tc>
          <w:tcPr>
            <w:tcW w:w="1499" w:type="dxa"/>
            <w:vAlign w:val="bottom"/>
          </w:tcPr>
          <w:p w14:paraId="1B7497D6" w14:textId="77777777" w:rsidR="006D14EE" w:rsidRPr="00BC04D2" w:rsidRDefault="006D14EE" w:rsidP="00516613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C04D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196.34</w:t>
            </w:r>
          </w:p>
        </w:tc>
        <w:tc>
          <w:tcPr>
            <w:tcW w:w="1346" w:type="dxa"/>
            <w:vAlign w:val="bottom"/>
          </w:tcPr>
          <w:p w14:paraId="62F1A1F1" w14:textId="77777777" w:rsidR="006D14EE" w:rsidRPr="00BC04D2" w:rsidRDefault="006D14EE" w:rsidP="00516613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C04D2">
              <w:rPr>
                <w:rFonts w:asciiTheme="minorHAnsi" w:hAnsiTheme="minorHAnsi" w:cstheme="minorHAnsi"/>
                <w:sz w:val="22"/>
                <w:szCs w:val="22"/>
              </w:rPr>
              <w:t>1120-36-1</w:t>
            </w:r>
          </w:p>
        </w:tc>
      </w:tr>
      <w:tr w:rsidR="006D14EE" w:rsidRPr="00C053A5" w14:paraId="01D4DB29" w14:textId="77777777" w:rsidTr="00BC04D2">
        <w:trPr>
          <w:trHeight w:val="285"/>
          <w:jc w:val="center"/>
        </w:trPr>
        <w:tc>
          <w:tcPr>
            <w:tcW w:w="4504" w:type="dxa"/>
            <w:shd w:val="clear" w:color="auto" w:fill="auto"/>
            <w:hideMark/>
          </w:tcPr>
          <w:p w14:paraId="72F03453" w14:textId="77777777" w:rsidR="006D14EE" w:rsidRPr="00BC04D2" w:rsidRDefault="006D14EE" w:rsidP="00516613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C04D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6,10-Dimethyl-5,9-undecadien-2-one, (Z)</w:t>
            </w:r>
          </w:p>
        </w:tc>
        <w:tc>
          <w:tcPr>
            <w:tcW w:w="1012" w:type="dxa"/>
            <w:vAlign w:val="bottom"/>
          </w:tcPr>
          <w:p w14:paraId="0414515D" w14:textId="77777777" w:rsidR="006D14EE" w:rsidRPr="00BC04D2" w:rsidRDefault="006D14EE" w:rsidP="00516613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C04D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</w:t>
            </w:r>
            <w:r w:rsidRPr="00BC04D2">
              <w:rPr>
                <w:rFonts w:asciiTheme="minorHAnsi" w:hAnsiTheme="minorHAnsi" w:cstheme="minorHAnsi"/>
                <w:color w:val="000000"/>
                <w:sz w:val="22"/>
                <w:szCs w:val="22"/>
                <w:vertAlign w:val="subscript"/>
              </w:rPr>
              <w:t>13</w:t>
            </w:r>
            <w:r w:rsidRPr="00BC04D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H</w:t>
            </w:r>
            <w:r w:rsidRPr="00BC04D2">
              <w:rPr>
                <w:rFonts w:asciiTheme="minorHAnsi" w:hAnsiTheme="minorHAnsi" w:cstheme="minorHAnsi"/>
                <w:color w:val="000000"/>
                <w:sz w:val="22"/>
                <w:szCs w:val="22"/>
                <w:vertAlign w:val="subscript"/>
              </w:rPr>
              <w:t>22</w:t>
            </w:r>
            <w:r w:rsidRPr="00BC04D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O</w:t>
            </w:r>
          </w:p>
        </w:tc>
        <w:tc>
          <w:tcPr>
            <w:tcW w:w="1499" w:type="dxa"/>
            <w:vAlign w:val="bottom"/>
          </w:tcPr>
          <w:p w14:paraId="1A81FDFB" w14:textId="77777777" w:rsidR="006D14EE" w:rsidRPr="00BC04D2" w:rsidRDefault="006D14EE" w:rsidP="00516613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C04D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194.31</w:t>
            </w:r>
          </w:p>
        </w:tc>
        <w:tc>
          <w:tcPr>
            <w:tcW w:w="1346" w:type="dxa"/>
            <w:vAlign w:val="bottom"/>
          </w:tcPr>
          <w:p w14:paraId="07F94B92" w14:textId="77777777" w:rsidR="006D14EE" w:rsidRPr="00BC04D2" w:rsidRDefault="006D14EE" w:rsidP="00516613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C04D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3879-26-3</w:t>
            </w:r>
          </w:p>
        </w:tc>
      </w:tr>
      <w:tr w:rsidR="006D14EE" w:rsidRPr="00C053A5" w14:paraId="39A05B19" w14:textId="77777777" w:rsidTr="00BC04D2">
        <w:trPr>
          <w:trHeight w:val="285"/>
          <w:jc w:val="center"/>
        </w:trPr>
        <w:tc>
          <w:tcPr>
            <w:tcW w:w="4504" w:type="dxa"/>
            <w:shd w:val="clear" w:color="auto" w:fill="auto"/>
            <w:hideMark/>
          </w:tcPr>
          <w:p w14:paraId="5DE8736F" w14:textId="77777777" w:rsidR="006D14EE" w:rsidRPr="00BC04D2" w:rsidRDefault="006D14EE" w:rsidP="00516613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C04D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6,10-dimethyl-5,9-undecadien-2-one, (E)</w:t>
            </w:r>
          </w:p>
        </w:tc>
        <w:tc>
          <w:tcPr>
            <w:tcW w:w="1012" w:type="dxa"/>
            <w:vAlign w:val="bottom"/>
          </w:tcPr>
          <w:p w14:paraId="39A1445D" w14:textId="77777777" w:rsidR="006D14EE" w:rsidRPr="00BC04D2" w:rsidRDefault="006D14EE" w:rsidP="00516613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C04D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</w:t>
            </w:r>
            <w:r w:rsidRPr="00BC04D2">
              <w:rPr>
                <w:rFonts w:asciiTheme="minorHAnsi" w:hAnsiTheme="minorHAnsi" w:cstheme="minorHAnsi"/>
                <w:color w:val="000000"/>
                <w:sz w:val="22"/>
                <w:szCs w:val="22"/>
                <w:vertAlign w:val="subscript"/>
              </w:rPr>
              <w:t>13</w:t>
            </w:r>
            <w:r w:rsidRPr="00BC04D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H</w:t>
            </w:r>
            <w:r w:rsidRPr="00BC04D2">
              <w:rPr>
                <w:rFonts w:asciiTheme="minorHAnsi" w:hAnsiTheme="minorHAnsi" w:cstheme="minorHAnsi"/>
                <w:color w:val="000000"/>
                <w:sz w:val="22"/>
                <w:szCs w:val="22"/>
                <w:vertAlign w:val="subscript"/>
              </w:rPr>
              <w:t>22</w:t>
            </w:r>
            <w:r w:rsidRPr="00BC04D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O</w:t>
            </w:r>
          </w:p>
        </w:tc>
        <w:tc>
          <w:tcPr>
            <w:tcW w:w="1499" w:type="dxa"/>
            <w:vAlign w:val="bottom"/>
          </w:tcPr>
          <w:p w14:paraId="7AC888DC" w14:textId="77777777" w:rsidR="006D14EE" w:rsidRPr="00BC04D2" w:rsidRDefault="006D14EE" w:rsidP="00516613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C04D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194.31</w:t>
            </w:r>
          </w:p>
        </w:tc>
        <w:tc>
          <w:tcPr>
            <w:tcW w:w="1346" w:type="dxa"/>
            <w:vAlign w:val="bottom"/>
          </w:tcPr>
          <w:p w14:paraId="7A376165" w14:textId="77777777" w:rsidR="006D14EE" w:rsidRPr="00BC04D2" w:rsidRDefault="006D14EE" w:rsidP="00516613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C04D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3796-70-1</w:t>
            </w:r>
          </w:p>
        </w:tc>
      </w:tr>
      <w:tr w:rsidR="006D14EE" w:rsidRPr="00C053A5" w14:paraId="3CF9E53D" w14:textId="77777777" w:rsidTr="00BC04D2">
        <w:trPr>
          <w:trHeight w:val="285"/>
          <w:jc w:val="center"/>
        </w:trPr>
        <w:tc>
          <w:tcPr>
            <w:tcW w:w="4504" w:type="dxa"/>
            <w:shd w:val="clear" w:color="auto" w:fill="auto"/>
            <w:hideMark/>
          </w:tcPr>
          <w:p w14:paraId="57D3AE37" w14:textId="77777777" w:rsidR="006D14EE" w:rsidRPr="00BC04D2" w:rsidRDefault="006D14EE" w:rsidP="00516613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C04D2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1-Pentadecene</w:t>
            </w:r>
          </w:p>
        </w:tc>
        <w:tc>
          <w:tcPr>
            <w:tcW w:w="1012" w:type="dxa"/>
            <w:vAlign w:val="bottom"/>
          </w:tcPr>
          <w:p w14:paraId="6ECF4F8A" w14:textId="77777777" w:rsidR="006D14EE" w:rsidRPr="00BC04D2" w:rsidRDefault="006D14EE" w:rsidP="00516613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C04D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</w:t>
            </w:r>
            <w:r w:rsidRPr="00BC04D2">
              <w:rPr>
                <w:rFonts w:asciiTheme="minorHAnsi" w:hAnsiTheme="minorHAnsi" w:cstheme="minorHAnsi"/>
                <w:color w:val="000000"/>
                <w:sz w:val="22"/>
                <w:szCs w:val="22"/>
                <w:vertAlign w:val="subscript"/>
              </w:rPr>
              <w:t>15</w:t>
            </w:r>
            <w:r w:rsidRPr="00BC04D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H</w:t>
            </w:r>
            <w:r w:rsidRPr="00BC04D2">
              <w:rPr>
                <w:rFonts w:asciiTheme="minorHAnsi" w:hAnsiTheme="minorHAnsi" w:cstheme="minorHAnsi"/>
                <w:color w:val="000000"/>
                <w:sz w:val="22"/>
                <w:szCs w:val="22"/>
                <w:vertAlign w:val="subscript"/>
              </w:rPr>
              <w:t>30</w:t>
            </w:r>
          </w:p>
        </w:tc>
        <w:tc>
          <w:tcPr>
            <w:tcW w:w="1499" w:type="dxa"/>
            <w:vAlign w:val="bottom"/>
          </w:tcPr>
          <w:p w14:paraId="222B5FFD" w14:textId="77777777" w:rsidR="006D14EE" w:rsidRPr="00BC04D2" w:rsidRDefault="006D14EE" w:rsidP="00516613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C04D2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210.37</w:t>
            </w:r>
          </w:p>
        </w:tc>
        <w:tc>
          <w:tcPr>
            <w:tcW w:w="1346" w:type="dxa"/>
          </w:tcPr>
          <w:p w14:paraId="750E3450" w14:textId="77777777" w:rsidR="006D14EE" w:rsidRPr="00BC04D2" w:rsidRDefault="006D14EE" w:rsidP="00516613">
            <w:pPr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C04D2">
              <w:rPr>
                <w:rFonts w:asciiTheme="minorHAnsi" w:hAnsiTheme="minorHAnsi" w:cstheme="minorHAnsi"/>
                <w:sz w:val="22"/>
                <w:szCs w:val="22"/>
              </w:rPr>
              <w:t>13360-61-7</w:t>
            </w:r>
          </w:p>
        </w:tc>
      </w:tr>
    </w:tbl>
    <w:p w14:paraId="33A6F597" w14:textId="77777777" w:rsidR="009A123C" w:rsidRDefault="009A123C" w:rsidP="00523058">
      <w:pPr>
        <w:pStyle w:val="Caption"/>
        <w:rPr>
          <w:lang w:val="en-US"/>
        </w:rPr>
        <w:sectPr w:rsidR="009A123C" w:rsidSect="00136383">
          <w:pgSz w:w="11906" w:h="16838"/>
          <w:pgMar w:top="1440" w:right="1080" w:bottom="1440" w:left="1080" w:header="708" w:footer="708" w:gutter="0"/>
          <w:cols w:space="708"/>
          <w:docGrid w:linePitch="360"/>
        </w:sectPr>
      </w:pPr>
    </w:p>
    <w:p w14:paraId="04939C8E" w14:textId="461060E3" w:rsidR="004521F2" w:rsidRPr="002D0277" w:rsidRDefault="00317AA1" w:rsidP="00523058">
      <w:pPr>
        <w:pStyle w:val="Caption"/>
        <w:rPr>
          <w:rFonts w:asciiTheme="minorHAnsi" w:hAnsiTheme="minorHAnsi"/>
          <w:lang w:val="en-US"/>
        </w:rPr>
      </w:pPr>
      <w:r w:rsidRPr="002D0277">
        <w:rPr>
          <w:rFonts w:asciiTheme="minorHAnsi" w:hAnsiTheme="minorHAnsi"/>
          <w:lang w:val="en-US"/>
        </w:rPr>
        <w:lastRenderedPageBreak/>
        <w:t xml:space="preserve">Table </w:t>
      </w:r>
      <w:r w:rsidR="006D14EE" w:rsidRPr="002D0277">
        <w:rPr>
          <w:rFonts w:asciiTheme="minorHAnsi" w:hAnsiTheme="minorHAnsi"/>
          <w:lang w:val="en-US"/>
        </w:rPr>
        <w:t>S</w:t>
      </w:r>
      <w:r w:rsidR="006D14EE" w:rsidRPr="003C54C7">
        <w:rPr>
          <w:rFonts w:asciiTheme="minorHAnsi" w:hAnsiTheme="minorHAnsi"/>
          <w:lang w:val="en-US"/>
        </w:rPr>
        <w:t>2</w:t>
      </w:r>
      <w:r w:rsidR="004521F2" w:rsidRPr="002D0277">
        <w:rPr>
          <w:rFonts w:asciiTheme="minorHAnsi" w:hAnsiTheme="minorHAnsi"/>
          <w:lang w:val="en-US"/>
        </w:rPr>
        <w:t xml:space="preserve">: Comparison of identification efficiency </w:t>
      </w:r>
      <w:r w:rsidR="00A52943" w:rsidRPr="002D0277">
        <w:rPr>
          <w:rFonts w:asciiTheme="minorHAnsi" w:hAnsiTheme="minorHAnsi"/>
          <w:lang w:val="en-US"/>
        </w:rPr>
        <w:t xml:space="preserve">with and without </w:t>
      </w:r>
      <w:r w:rsidR="004521F2" w:rsidRPr="002D0277">
        <w:rPr>
          <w:rFonts w:asciiTheme="minorHAnsi" w:hAnsiTheme="minorHAnsi"/>
          <w:lang w:val="en-US"/>
        </w:rPr>
        <w:t>using retention index (RI) for the standard curve</w:t>
      </w:r>
      <w:r w:rsidR="00F70DC2" w:rsidRPr="002D0277">
        <w:rPr>
          <w:rFonts w:asciiTheme="minorHAnsi" w:hAnsiTheme="minorHAnsi"/>
          <w:lang w:val="en-US"/>
        </w:rPr>
        <w:t>’s</w:t>
      </w:r>
      <w:r w:rsidR="004521F2" w:rsidRPr="002D0277">
        <w:rPr>
          <w:rFonts w:asciiTheme="minorHAnsi" w:hAnsiTheme="minorHAnsi"/>
          <w:lang w:val="en-US"/>
        </w:rPr>
        <w:t xml:space="preserve"> dataset. 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835"/>
        <w:gridCol w:w="3076"/>
        <w:gridCol w:w="556"/>
        <w:gridCol w:w="2713"/>
        <w:gridCol w:w="556"/>
      </w:tblGrid>
      <w:tr w:rsidR="004521F2" w:rsidRPr="002D0277" w14:paraId="72CB92DD" w14:textId="77777777" w:rsidTr="00523058">
        <w:trPr>
          <w:trHeight w:val="320"/>
        </w:trPr>
        <w:tc>
          <w:tcPr>
            <w:tcW w:w="0" w:type="auto"/>
            <w:tcBorders>
              <w:bottom w:val="single" w:sz="4" w:space="0" w:color="156082" w:themeColor="accent1"/>
            </w:tcBorders>
            <w:noWrap/>
            <w:hideMark/>
          </w:tcPr>
          <w:p w14:paraId="2DE9B47A" w14:textId="77777777" w:rsidR="004521F2" w:rsidRPr="002D0277" w:rsidRDefault="004521F2" w:rsidP="00055D1D">
            <w:pPr>
              <w:rPr>
                <w:rFonts w:asciiTheme="minorHAnsi" w:hAnsiTheme="minorHAnsi" w:cs="Calibri"/>
                <w:b/>
                <w:bCs/>
                <w:sz w:val="18"/>
                <w:szCs w:val="18"/>
              </w:rPr>
            </w:pPr>
            <w:proofErr w:type="spellStart"/>
            <w:r w:rsidRPr="002D0277">
              <w:rPr>
                <w:rFonts w:asciiTheme="minorHAnsi" w:hAnsiTheme="minorHAnsi" w:cs="Calibri"/>
                <w:b/>
                <w:bCs/>
                <w:sz w:val="18"/>
                <w:szCs w:val="18"/>
              </w:rPr>
              <w:t>Reported</w:t>
            </w:r>
            <w:proofErr w:type="spellEnd"/>
            <w:r w:rsidRPr="002D0277">
              <w:rPr>
                <w:rFonts w:asciiTheme="minorHAnsi" w:hAnsiTheme="minorHAnsi" w:cs="Calibri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D0277">
              <w:rPr>
                <w:rFonts w:asciiTheme="minorHAnsi" w:hAnsiTheme="minorHAnsi" w:cs="Calibri"/>
                <w:b/>
                <w:bCs/>
                <w:sz w:val="18"/>
                <w:szCs w:val="18"/>
              </w:rPr>
              <w:t>by</w:t>
            </w:r>
            <w:proofErr w:type="spellEnd"/>
            <w:r w:rsidRPr="002D0277">
              <w:rPr>
                <w:rFonts w:asciiTheme="minorHAnsi" w:hAnsiTheme="minorHAnsi" w:cs="Calibri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D0277">
              <w:rPr>
                <w:rFonts w:asciiTheme="minorHAnsi" w:hAnsiTheme="minorHAnsi" w:cs="Calibri"/>
                <w:b/>
                <w:bCs/>
                <w:sz w:val="18"/>
                <w:szCs w:val="18"/>
              </w:rPr>
              <w:t>the</w:t>
            </w:r>
            <w:proofErr w:type="spellEnd"/>
            <w:r w:rsidRPr="002D0277">
              <w:rPr>
                <w:rFonts w:asciiTheme="minorHAnsi" w:hAnsiTheme="minorHAnsi" w:cs="Calibri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2D0277">
              <w:rPr>
                <w:rFonts w:asciiTheme="minorHAnsi" w:hAnsiTheme="minorHAnsi" w:cs="Calibri"/>
                <w:b/>
                <w:bCs/>
                <w:sz w:val="18"/>
                <w:szCs w:val="18"/>
              </w:rPr>
              <w:t>Authors</w:t>
            </w:r>
            <w:proofErr w:type="spellEnd"/>
          </w:p>
        </w:tc>
        <w:tc>
          <w:tcPr>
            <w:tcW w:w="0" w:type="auto"/>
            <w:gridSpan w:val="4"/>
          </w:tcPr>
          <w:p w14:paraId="79BD6B55" w14:textId="77777777" w:rsidR="004521F2" w:rsidRPr="002D0277" w:rsidRDefault="004521F2" w:rsidP="00055D1D">
            <w:pPr>
              <w:jc w:val="center"/>
              <w:rPr>
                <w:rFonts w:asciiTheme="minorHAnsi" w:hAnsiTheme="minorHAnsi" w:cs="Calibri"/>
                <w:b/>
                <w:bCs/>
                <w:sz w:val="18"/>
                <w:szCs w:val="18"/>
              </w:rPr>
            </w:pPr>
            <w:r w:rsidRPr="002D0277">
              <w:rPr>
                <w:rFonts w:asciiTheme="minorHAnsi" w:hAnsiTheme="minorHAnsi" w:cs="Calibri"/>
                <w:b/>
                <w:bCs/>
                <w:sz w:val="18"/>
                <w:szCs w:val="18"/>
              </w:rPr>
              <w:t>GcDUO</w:t>
            </w:r>
          </w:p>
        </w:tc>
      </w:tr>
      <w:tr w:rsidR="004521F2" w:rsidRPr="002D0277" w14:paraId="0022768B" w14:textId="77777777" w:rsidTr="00523058">
        <w:trPr>
          <w:trHeight w:val="320"/>
        </w:trPr>
        <w:tc>
          <w:tcPr>
            <w:tcW w:w="0" w:type="auto"/>
            <w:tcBorders>
              <w:top w:val="single" w:sz="4" w:space="0" w:color="156082" w:themeColor="accent1"/>
              <w:bottom w:val="double" w:sz="4" w:space="0" w:color="auto"/>
            </w:tcBorders>
            <w:noWrap/>
            <w:hideMark/>
          </w:tcPr>
          <w:p w14:paraId="06CE1336" w14:textId="77777777" w:rsidR="004521F2" w:rsidRPr="002D0277" w:rsidRDefault="004521F2" w:rsidP="00055D1D">
            <w:pPr>
              <w:rPr>
                <w:rFonts w:asciiTheme="minorHAnsi" w:hAnsiTheme="minorHAnsi" w:cs="Calibri"/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2D0277">
              <w:rPr>
                <w:rFonts w:asciiTheme="minorHAnsi" w:hAnsiTheme="minorHAnsi" w:cs="Calibri"/>
                <w:b/>
                <w:bCs/>
                <w:color w:val="000000"/>
                <w:sz w:val="18"/>
                <w:szCs w:val="18"/>
              </w:rPr>
              <w:t>Compound</w:t>
            </w:r>
            <w:proofErr w:type="spellEnd"/>
            <w:r w:rsidRPr="002D0277">
              <w:rPr>
                <w:rFonts w:asciiTheme="minorHAnsi" w:hAnsiTheme="minorHAnsi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156082" w:themeColor="accent1"/>
              <w:bottom w:val="double" w:sz="4" w:space="0" w:color="auto"/>
            </w:tcBorders>
          </w:tcPr>
          <w:p w14:paraId="2AC3B9E3" w14:textId="77777777" w:rsidR="004521F2" w:rsidRPr="002D0277" w:rsidRDefault="004521F2" w:rsidP="00055D1D">
            <w:pPr>
              <w:rPr>
                <w:rFonts w:asciiTheme="minorHAnsi" w:hAnsiTheme="minorHAnsi" w:cs="Calibri"/>
                <w:b/>
                <w:bCs/>
                <w:color w:val="000000"/>
                <w:sz w:val="18"/>
                <w:szCs w:val="18"/>
              </w:rPr>
            </w:pPr>
            <w:r w:rsidRPr="002D0277">
              <w:rPr>
                <w:rFonts w:asciiTheme="minorHAnsi" w:hAnsiTheme="minorHAnsi" w:cs="Calibri"/>
                <w:b/>
                <w:bCs/>
                <w:color w:val="000000"/>
                <w:sz w:val="18"/>
                <w:szCs w:val="18"/>
              </w:rPr>
              <w:t xml:space="preserve">Match </w:t>
            </w:r>
            <w:proofErr w:type="spellStart"/>
            <w:r w:rsidRPr="002D0277">
              <w:rPr>
                <w:rFonts w:asciiTheme="minorHAnsi" w:hAnsiTheme="minorHAnsi" w:cs="Calibri"/>
                <w:b/>
                <w:bCs/>
                <w:color w:val="000000"/>
                <w:sz w:val="18"/>
                <w:szCs w:val="18"/>
              </w:rPr>
              <w:t>without</w:t>
            </w:r>
            <w:proofErr w:type="spellEnd"/>
            <w:r w:rsidRPr="002D0277">
              <w:rPr>
                <w:rFonts w:asciiTheme="minorHAnsi" w:hAnsiTheme="minorHAnsi" w:cs="Calibri"/>
                <w:b/>
                <w:bCs/>
                <w:color w:val="000000"/>
                <w:sz w:val="18"/>
                <w:szCs w:val="18"/>
              </w:rPr>
              <w:t xml:space="preserve"> RI</w:t>
            </w:r>
          </w:p>
        </w:tc>
        <w:tc>
          <w:tcPr>
            <w:tcW w:w="0" w:type="auto"/>
            <w:tcBorders>
              <w:top w:val="single" w:sz="4" w:space="0" w:color="156082" w:themeColor="accent1"/>
              <w:bottom w:val="double" w:sz="4" w:space="0" w:color="auto"/>
            </w:tcBorders>
          </w:tcPr>
          <w:p w14:paraId="31BF06F1" w14:textId="77777777" w:rsidR="004521F2" w:rsidRPr="002D0277" w:rsidRDefault="004521F2" w:rsidP="00055D1D">
            <w:pPr>
              <w:rPr>
                <w:rFonts w:asciiTheme="minorHAnsi" w:hAnsiTheme="minorHAnsi" w:cs="Calibri"/>
                <w:b/>
                <w:bCs/>
                <w:color w:val="000000"/>
                <w:sz w:val="18"/>
                <w:szCs w:val="18"/>
              </w:rPr>
            </w:pPr>
            <w:r w:rsidRPr="002D0277">
              <w:rPr>
                <w:rFonts w:asciiTheme="minorHAnsi" w:hAnsiTheme="minorHAnsi" w:cs="Calibri"/>
                <w:b/>
                <w:bCs/>
                <w:color w:val="000000"/>
                <w:sz w:val="18"/>
                <w:szCs w:val="18"/>
              </w:rPr>
              <w:t>Sim</w:t>
            </w:r>
          </w:p>
        </w:tc>
        <w:tc>
          <w:tcPr>
            <w:tcW w:w="0" w:type="auto"/>
            <w:tcBorders>
              <w:top w:val="single" w:sz="4" w:space="0" w:color="156082" w:themeColor="accent1"/>
              <w:bottom w:val="double" w:sz="4" w:space="0" w:color="auto"/>
            </w:tcBorders>
          </w:tcPr>
          <w:p w14:paraId="087A1E5A" w14:textId="77777777" w:rsidR="004521F2" w:rsidRPr="002D0277" w:rsidRDefault="004521F2" w:rsidP="00055D1D">
            <w:pPr>
              <w:rPr>
                <w:rFonts w:asciiTheme="minorHAnsi" w:hAnsiTheme="minorHAnsi" w:cs="Calibri"/>
                <w:b/>
                <w:bCs/>
                <w:color w:val="000000"/>
                <w:sz w:val="18"/>
                <w:szCs w:val="18"/>
              </w:rPr>
            </w:pPr>
            <w:r w:rsidRPr="002D0277">
              <w:rPr>
                <w:rFonts w:asciiTheme="minorHAnsi" w:hAnsiTheme="minorHAnsi" w:cs="Calibri"/>
                <w:b/>
                <w:bCs/>
                <w:color w:val="000000"/>
                <w:sz w:val="18"/>
                <w:szCs w:val="18"/>
              </w:rPr>
              <w:t xml:space="preserve">Match </w:t>
            </w:r>
            <w:proofErr w:type="spellStart"/>
            <w:r w:rsidRPr="002D0277">
              <w:rPr>
                <w:rFonts w:asciiTheme="minorHAnsi" w:hAnsiTheme="minorHAnsi" w:cs="Calibri"/>
                <w:b/>
                <w:bCs/>
                <w:color w:val="000000"/>
                <w:sz w:val="18"/>
                <w:szCs w:val="18"/>
              </w:rPr>
              <w:t>with</w:t>
            </w:r>
            <w:proofErr w:type="spellEnd"/>
            <w:r w:rsidRPr="002D0277">
              <w:rPr>
                <w:rFonts w:asciiTheme="minorHAnsi" w:hAnsiTheme="minorHAnsi" w:cs="Calibri"/>
                <w:b/>
                <w:bCs/>
                <w:color w:val="000000"/>
                <w:sz w:val="18"/>
                <w:szCs w:val="18"/>
              </w:rPr>
              <w:t xml:space="preserve"> RI</w:t>
            </w:r>
          </w:p>
        </w:tc>
        <w:tc>
          <w:tcPr>
            <w:tcW w:w="0" w:type="auto"/>
            <w:tcBorders>
              <w:top w:val="single" w:sz="4" w:space="0" w:color="156082" w:themeColor="accent1"/>
              <w:bottom w:val="double" w:sz="4" w:space="0" w:color="auto"/>
            </w:tcBorders>
          </w:tcPr>
          <w:p w14:paraId="4FEB0B28" w14:textId="77777777" w:rsidR="004521F2" w:rsidRPr="002D0277" w:rsidRDefault="004521F2" w:rsidP="00055D1D">
            <w:pPr>
              <w:rPr>
                <w:rFonts w:asciiTheme="minorHAnsi" w:hAnsiTheme="minorHAnsi" w:cs="Calibri"/>
                <w:b/>
                <w:bCs/>
                <w:color w:val="000000"/>
                <w:sz w:val="18"/>
                <w:szCs w:val="18"/>
              </w:rPr>
            </w:pPr>
            <w:r w:rsidRPr="002D0277">
              <w:rPr>
                <w:rFonts w:asciiTheme="minorHAnsi" w:hAnsiTheme="minorHAnsi" w:cs="Calibri"/>
                <w:b/>
                <w:bCs/>
                <w:color w:val="000000"/>
                <w:sz w:val="18"/>
                <w:szCs w:val="18"/>
              </w:rPr>
              <w:t>Sim</w:t>
            </w:r>
          </w:p>
        </w:tc>
      </w:tr>
      <w:tr w:rsidR="004521F2" w:rsidRPr="002D0277" w14:paraId="60CC227A" w14:textId="77777777" w:rsidTr="00523058">
        <w:trPr>
          <w:trHeight w:val="320"/>
        </w:trPr>
        <w:tc>
          <w:tcPr>
            <w:tcW w:w="0" w:type="auto"/>
            <w:tcBorders>
              <w:top w:val="double" w:sz="4" w:space="0" w:color="auto"/>
            </w:tcBorders>
            <w:noWrap/>
            <w:hideMark/>
          </w:tcPr>
          <w:p w14:paraId="392CA37E" w14:textId="77777777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d-</w:t>
            </w: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limonene</w:t>
            </w:r>
            <w:proofErr w:type="spellEnd"/>
          </w:p>
        </w:tc>
        <w:tc>
          <w:tcPr>
            <w:tcW w:w="0" w:type="auto"/>
            <w:tcBorders>
              <w:top w:val="double" w:sz="4" w:space="0" w:color="auto"/>
            </w:tcBorders>
          </w:tcPr>
          <w:p w14:paraId="0088FCA8" w14:textId="77777777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Limonene</w:t>
            </w:r>
            <w:proofErr w:type="spellEnd"/>
          </w:p>
        </w:tc>
        <w:tc>
          <w:tcPr>
            <w:tcW w:w="0" w:type="auto"/>
            <w:tcBorders>
              <w:top w:val="double" w:sz="4" w:space="0" w:color="auto"/>
            </w:tcBorders>
          </w:tcPr>
          <w:p w14:paraId="22517161" w14:textId="4497482A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0</w:t>
            </w:r>
            <w:r w:rsidR="00680556"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93</w:t>
            </w:r>
          </w:p>
        </w:tc>
        <w:tc>
          <w:tcPr>
            <w:tcW w:w="0" w:type="auto"/>
            <w:tcBorders>
              <w:top w:val="double" w:sz="4" w:space="0" w:color="auto"/>
            </w:tcBorders>
          </w:tcPr>
          <w:p w14:paraId="2977607F" w14:textId="77777777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Limonene</w:t>
            </w:r>
            <w:proofErr w:type="spellEnd"/>
          </w:p>
        </w:tc>
        <w:tc>
          <w:tcPr>
            <w:tcW w:w="0" w:type="auto"/>
            <w:tcBorders>
              <w:top w:val="double" w:sz="4" w:space="0" w:color="auto"/>
            </w:tcBorders>
          </w:tcPr>
          <w:p w14:paraId="63BDA756" w14:textId="0B6E09B0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0</w:t>
            </w:r>
            <w:r w:rsidR="00680556"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93</w:t>
            </w:r>
          </w:p>
        </w:tc>
      </w:tr>
      <w:tr w:rsidR="004521F2" w:rsidRPr="002D0277" w14:paraId="66916DF9" w14:textId="77777777" w:rsidTr="00523058">
        <w:trPr>
          <w:trHeight w:val="320"/>
        </w:trPr>
        <w:tc>
          <w:tcPr>
            <w:tcW w:w="0" w:type="auto"/>
            <w:noWrap/>
            <w:hideMark/>
          </w:tcPr>
          <w:p w14:paraId="36C56012" w14:textId="77777777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1,8-cineole</w:t>
            </w:r>
          </w:p>
        </w:tc>
        <w:tc>
          <w:tcPr>
            <w:tcW w:w="0" w:type="auto"/>
          </w:tcPr>
          <w:p w14:paraId="4D03657C" w14:textId="77777777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Hexadienol</w:t>
            </w:r>
            <w:proofErr w:type="spellEnd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isobutanoate</w:t>
            </w:r>
            <w:proofErr w:type="spellEnd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&lt;2E,4E-&gt;</w:t>
            </w:r>
          </w:p>
        </w:tc>
        <w:tc>
          <w:tcPr>
            <w:tcW w:w="0" w:type="auto"/>
          </w:tcPr>
          <w:p w14:paraId="165922D0" w14:textId="00EC7C6D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0</w:t>
            </w:r>
            <w:r w:rsidR="00680556"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83</w:t>
            </w:r>
          </w:p>
        </w:tc>
        <w:tc>
          <w:tcPr>
            <w:tcW w:w="0" w:type="auto"/>
          </w:tcPr>
          <w:p w14:paraId="74993417" w14:textId="77777777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Cineole</w:t>
            </w:r>
            <w:proofErr w:type="spellEnd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&lt;</w:t>
            </w:r>
            <w:proofErr w:type="gram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1,8-&gt;</w:t>
            </w:r>
            <w:proofErr w:type="gramEnd"/>
          </w:p>
        </w:tc>
        <w:tc>
          <w:tcPr>
            <w:tcW w:w="0" w:type="auto"/>
          </w:tcPr>
          <w:p w14:paraId="34704ED7" w14:textId="7ADD05A6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0</w:t>
            </w:r>
            <w:r w:rsidR="00680556"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79</w:t>
            </w:r>
          </w:p>
        </w:tc>
      </w:tr>
      <w:tr w:rsidR="004521F2" w:rsidRPr="002D0277" w14:paraId="0D32F60A" w14:textId="77777777" w:rsidTr="00523058">
        <w:trPr>
          <w:trHeight w:val="320"/>
        </w:trPr>
        <w:tc>
          <w:tcPr>
            <w:tcW w:w="0" w:type="auto"/>
            <w:noWrap/>
            <w:hideMark/>
          </w:tcPr>
          <w:p w14:paraId="734C7B69" w14:textId="77777777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benzyl</w:t>
            </w:r>
            <w:proofErr w:type="spellEnd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 xml:space="preserve"> alcohol</w:t>
            </w:r>
          </w:p>
        </w:tc>
        <w:tc>
          <w:tcPr>
            <w:tcW w:w="0" w:type="auto"/>
          </w:tcPr>
          <w:p w14:paraId="58275F82" w14:textId="77777777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Benzyl</w:t>
            </w:r>
            <w:proofErr w:type="spellEnd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 alcohol</w:t>
            </w:r>
          </w:p>
        </w:tc>
        <w:tc>
          <w:tcPr>
            <w:tcW w:w="0" w:type="auto"/>
          </w:tcPr>
          <w:p w14:paraId="7987DB82" w14:textId="62443746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0</w:t>
            </w:r>
            <w:r w:rsidR="00680556"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96</w:t>
            </w:r>
          </w:p>
        </w:tc>
        <w:tc>
          <w:tcPr>
            <w:tcW w:w="0" w:type="auto"/>
          </w:tcPr>
          <w:p w14:paraId="6BFD0FE5" w14:textId="77777777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Benzyl</w:t>
            </w:r>
            <w:proofErr w:type="spellEnd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 alcohol</w:t>
            </w:r>
          </w:p>
        </w:tc>
        <w:tc>
          <w:tcPr>
            <w:tcW w:w="0" w:type="auto"/>
          </w:tcPr>
          <w:p w14:paraId="6657C631" w14:textId="499C0F95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0</w:t>
            </w:r>
            <w:r w:rsidR="00680556"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96</w:t>
            </w:r>
          </w:p>
        </w:tc>
      </w:tr>
      <w:tr w:rsidR="004521F2" w:rsidRPr="002D0277" w14:paraId="665DAA22" w14:textId="77777777" w:rsidTr="00523058">
        <w:trPr>
          <w:trHeight w:val="320"/>
        </w:trPr>
        <w:tc>
          <w:tcPr>
            <w:tcW w:w="0" w:type="auto"/>
            <w:noWrap/>
            <w:hideMark/>
          </w:tcPr>
          <w:p w14:paraId="53B41E6C" w14:textId="77777777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phenylacetaldehyde</w:t>
            </w:r>
            <w:proofErr w:type="spellEnd"/>
          </w:p>
        </w:tc>
        <w:tc>
          <w:tcPr>
            <w:tcW w:w="0" w:type="auto"/>
          </w:tcPr>
          <w:p w14:paraId="3FFFE855" w14:textId="77777777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Benzene</w:t>
            </w:r>
            <w:proofErr w:type="spellEnd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 </w:t>
            </w: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acetaldehyde</w:t>
            </w:r>
            <w:proofErr w:type="spellEnd"/>
          </w:p>
        </w:tc>
        <w:tc>
          <w:tcPr>
            <w:tcW w:w="0" w:type="auto"/>
          </w:tcPr>
          <w:p w14:paraId="5780C936" w14:textId="3F665E7C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0</w:t>
            </w:r>
            <w:r w:rsidR="00680556"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98</w:t>
            </w:r>
          </w:p>
        </w:tc>
        <w:tc>
          <w:tcPr>
            <w:tcW w:w="0" w:type="auto"/>
          </w:tcPr>
          <w:p w14:paraId="02B40FA3" w14:textId="77777777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Benzene</w:t>
            </w:r>
            <w:proofErr w:type="spellEnd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 </w:t>
            </w: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acetaldehyde</w:t>
            </w:r>
            <w:proofErr w:type="spellEnd"/>
          </w:p>
        </w:tc>
        <w:tc>
          <w:tcPr>
            <w:tcW w:w="0" w:type="auto"/>
          </w:tcPr>
          <w:p w14:paraId="50C88CB9" w14:textId="0E8E49CE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0</w:t>
            </w:r>
            <w:r w:rsidR="00680556"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98</w:t>
            </w:r>
          </w:p>
        </w:tc>
      </w:tr>
      <w:tr w:rsidR="004521F2" w:rsidRPr="002D0277" w14:paraId="4C1BF3F2" w14:textId="77777777" w:rsidTr="00523058">
        <w:trPr>
          <w:trHeight w:val="320"/>
        </w:trPr>
        <w:tc>
          <w:tcPr>
            <w:tcW w:w="0" w:type="auto"/>
            <w:noWrap/>
            <w:hideMark/>
          </w:tcPr>
          <w:p w14:paraId="6ED4CF04" w14:textId="77777777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linalool</w:t>
            </w:r>
            <w:proofErr w:type="spellEnd"/>
          </w:p>
        </w:tc>
        <w:tc>
          <w:tcPr>
            <w:tcW w:w="0" w:type="auto"/>
          </w:tcPr>
          <w:p w14:paraId="7516BB7E" w14:textId="77777777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Terpinen-4-ol</w:t>
            </w:r>
          </w:p>
        </w:tc>
        <w:tc>
          <w:tcPr>
            <w:tcW w:w="0" w:type="auto"/>
          </w:tcPr>
          <w:p w14:paraId="0423D879" w14:textId="273E425C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0</w:t>
            </w:r>
            <w:r w:rsidR="00680556"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86</w:t>
            </w:r>
          </w:p>
        </w:tc>
        <w:tc>
          <w:tcPr>
            <w:tcW w:w="0" w:type="auto"/>
          </w:tcPr>
          <w:p w14:paraId="6E344BA2" w14:textId="77777777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Linalool</w:t>
            </w:r>
            <w:proofErr w:type="spellEnd"/>
          </w:p>
        </w:tc>
        <w:tc>
          <w:tcPr>
            <w:tcW w:w="0" w:type="auto"/>
          </w:tcPr>
          <w:p w14:paraId="67467019" w14:textId="49362108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0</w:t>
            </w:r>
            <w:r w:rsidR="00680556"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85</w:t>
            </w:r>
          </w:p>
        </w:tc>
      </w:tr>
      <w:tr w:rsidR="004521F2" w:rsidRPr="002D0277" w14:paraId="2F55B330" w14:textId="77777777" w:rsidTr="00523058">
        <w:trPr>
          <w:trHeight w:val="320"/>
        </w:trPr>
        <w:tc>
          <w:tcPr>
            <w:tcW w:w="0" w:type="auto"/>
            <w:noWrap/>
            <w:hideMark/>
          </w:tcPr>
          <w:p w14:paraId="110CB1A5" w14:textId="77777777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camphor</w:t>
            </w:r>
            <w:proofErr w:type="spellEnd"/>
          </w:p>
        </w:tc>
        <w:tc>
          <w:tcPr>
            <w:tcW w:w="0" w:type="auto"/>
          </w:tcPr>
          <w:p w14:paraId="2F07D23F" w14:textId="77777777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Camphor</w:t>
            </w:r>
            <w:proofErr w:type="spellEnd"/>
          </w:p>
        </w:tc>
        <w:tc>
          <w:tcPr>
            <w:tcW w:w="0" w:type="auto"/>
          </w:tcPr>
          <w:p w14:paraId="5A19836B" w14:textId="560CCBD9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0</w:t>
            </w:r>
            <w:r w:rsidR="00680556"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8</w:t>
            </w:r>
            <w:r w:rsidR="00680556"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</w:tcPr>
          <w:p w14:paraId="1FD3731E" w14:textId="77777777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Camphor</w:t>
            </w:r>
            <w:proofErr w:type="spellEnd"/>
          </w:p>
        </w:tc>
        <w:tc>
          <w:tcPr>
            <w:tcW w:w="0" w:type="auto"/>
          </w:tcPr>
          <w:p w14:paraId="0DF4182C" w14:textId="0EEA18D2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0</w:t>
            </w:r>
            <w:r w:rsidR="00680556"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8</w:t>
            </w:r>
            <w:r w:rsidR="00680556"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0</w:t>
            </w:r>
          </w:p>
        </w:tc>
      </w:tr>
      <w:tr w:rsidR="004521F2" w:rsidRPr="002D0277" w14:paraId="79AA7D01" w14:textId="77777777" w:rsidTr="00523058">
        <w:trPr>
          <w:trHeight w:val="320"/>
        </w:trPr>
        <w:tc>
          <w:tcPr>
            <w:tcW w:w="0" w:type="auto"/>
            <w:noWrap/>
            <w:hideMark/>
          </w:tcPr>
          <w:p w14:paraId="632B3A4F" w14:textId="77777777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methyl</w:t>
            </w:r>
            <w:proofErr w:type="spellEnd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 xml:space="preserve"> 2-octynoate</w:t>
            </w:r>
          </w:p>
        </w:tc>
        <w:tc>
          <w:tcPr>
            <w:tcW w:w="0" w:type="auto"/>
          </w:tcPr>
          <w:p w14:paraId="0C68DDD1" w14:textId="77777777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Methyl</w:t>
            </w:r>
            <w:proofErr w:type="spellEnd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 </w:t>
            </w: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heptine</w:t>
            </w:r>
            <w:proofErr w:type="spellEnd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 carbonate</w:t>
            </w:r>
          </w:p>
        </w:tc>
        <w:tc>
          <w:tcPr>
            <w:tcW w:w="0" w:type="auto"/>
          </w:tcPr>
          <w:p w14:paraId="2E124ABB" w14:textId="4CA443D4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0</w:t>
            </w:r>
            <w:r w:rsidR="00680556"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79</w:t>
            </w:r>
          </w:p>
        </w:tc>
        <w:tc>
          <w:tcPr>
            <w:tcW w:w="0" w:type="auto"/>
          </w:tcPr>
          <w:p w14:paraId="0EC9BD6E" w14:textId="77777777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Methyl</w:t>
            </w:r>
            <w:proofErr w:type="spellEnd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 </w:t>
            </w: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heptine</w:t>
            </w:r>
            <w:proofErr w:type="spellEnd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 carbonate</w:t>
            </w:r>
          </w:p>
        </w:tc>
        <w:tc>
          <w:tcPr>
            <w:tcW w:w="0" w:type="auto"/>
          </w:tcPr>
          <w:p w14:paraId="6C74E21A" w14:textId="7380F029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0</w:t>
            </w:r>
            <w:r w:rsidR="00680556"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79</w:t>
            </w:r>
          </w:p>
        </w:tc>
      </w:tr>
      <w:tr w:rsidR="004521F2" w:rsidRPr="002D0277" w14:paraId="6AB22BDF" w14:textId="77777777" w:rsidTr="00523058">
        <w:trPr>
          <w:trHeight w:val="320"/>
        </w:trPr>
        <w:tc>
          <w:tcPr>
            <w:tcW w:w="0" w:type="auto"/>
            <w:noWrap/>
            <w:hideMark/>
          </w:tcPr>
          <w:p w14:paraId="7E6888C7" w14:textId="77777777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1-fluoronaphthalene</w:t>
            </w:r>
          </w:p>
        </w:tc>
        <w:tc>
          <w:tcPr>
            <w:tcW w:w="0" w:type="auto"/>
          </w:tcPr>
          <w:p w14:paraId="0B543FD2" w14:textId="77777777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Cuparenal</w:t>
            </w:r>
            <w:proofErr w:type="spellEnd"/>
          </w:p>
        </w:tc>
        <w:tc>
          <w:tcPr>
            <w:tcW w:w="0" w:type="auto"/>
          </w:tcPr>
          <w:p w14:paraId="3A2102C7" w14:textId="0603D2BC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0</w:t>
            </w:r>
            <w:r w:rsidR="00680556"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77</w:t>
            </w:r>
          </w:p>
        </w:tc>
        <w:tc>
          <w:tcPr>
            <w:tcW w:w="0" w:type="auto"/>
          </w:tcPr>
          <w:p w14:paraId="1F745B92" w14:textId="77777777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Cuparenal</w:t>
            </w:r>
            <w:proofErr w:type="spellEnd"/>
          </w:p>
        </w:tc>
        <w:tc>
          <w:tcPr>
            <w:tcW w:w="0" w:type="auto"/>
          </w:tcPr>
          <w:p w14:paraId="4DE9AA42" w14:textId="06DD9619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0</w:t>
            </w:r>
            <w:r w:rsidR="00680556"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77</w:t>
            </w:r>
          </w:p>
        </w:tc>
      </w:tr>
      <w:tr w:rsidR="004521F2" w:rsidRPr="002D0277" w14:paraId="6B89ABBE" w14:textId="77777777" w:rsidTr="00523058">
        <w:trPr>
          <w:trHeight w:val="320"/>
        </w:trPr>
        <w:tc>
          <w:tcPr>
            <w:tcW w:w="0" w:type="auto"/>
            <w:noWrap/>
            <w:hideMark/>
          </w:tcPr>
          <w:p w14:paraId="583B9DAC" w14:textId="77777777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4-allylanisole</w:t>
            </w:r>
          </w:p>
        </w:tc>
        <w:tc>
          <w:tcPr>
            <w:tcW w:w="0" w:type="auto"/>
          </w:tcPr>
          <w:p w14:paraId="021CBF6E" w14:textId="77777777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Methyl</w:t>
            </w:r>
            <w:proofErr w:type="spellEnd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 </w:t>
            </w: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chavicol</w:t>
            </w:r>
            <w:proofErr w:type="spellEnd"/>
          </w:p>
        </w:tc>
        <w:tc>
          <w:tcPr>
            <w:tcW w:w="0" w:type="auto"/>
          </w:tcPr>
          <w:p w14:paraId="23E8A0AD" w14:textId="4545800A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0</w:t>
            </w:r>
            <w:r w:rsidR="00680556"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89</w:t>
            </w:r>
          </w:p>
        </w:tc>
        <w:tc>
          <w:tcPr>
            <w:tcW w:w="0" w:type="auto"/>
          </w:tcPr>
          <w:p w14:paraId="2E68CBCB" w14:textId="77777777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Methyl</w:t>
            </w:r>
            <w:proofErr w:type="spellEnd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 </w:t>
            </w: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chavicol</w:t>
            </w:r>
            <w:proofErr w:type="spellEnd"/>
          </w:p>
        </w:tc>
        <w:tc>
          <w:tcPr>
            <w:tcW w:w="0" w:type="auto"/>
          </w:tcPr>
          <w:p w14:paraId="055EE50B" w14:textId="54A8DE1E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0</w:t>
            </w:r>
            <w:r w:rsidR="00680556"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89</w:t>
            </w:r>
          </w:p>
        </w:tc>
      </w:tr>
      <w:tr w:rsidR="004521F2" w:rsidRPr="002D0277" w14:paraId="644B1E40" w14:textId="77777777" w:rsidTr="00523058">
        <w:trPr>
          <w:trHeight w:val="320"/>
        </w:trPr>
        <w:tc>
          <w:tcPr>
            <w:tcW w:w="0" w:type="auto"/>
            <w:noWrap/>
            <w:hideMark/>
          </w:tcPr>
          <w:p w14:paraId="33EFC0AE" w14:textId="77777777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citronellol</w:t>
            </w:r>
            <w:proofErr w:type="spellEnd"/>
          </w:p>
        </w:tc>
        <w:tc>
          <w:tcPr>
            <w:tcW w:w="0" w:type="auto"/>
          </w:tcPr>
          <w:p w14:paraId="0FBF9D2B" w14:textId="77777777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Butanoate</w:t>
            </w:r>
            <w:proofErr w:type="spellEnd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&lt;3-methyl-2-butenyl 2-methyl-&gt;</w:t>
            </w:r>
          </w:p>
        </w:tc>
        <w:tc>
          <w:tcPr>
            <w:tcW w:w="0" w:type="auto"/>
          </w:tcPr>
          <w:p w14:paraId="44FD38D0" w14:textId="4689111B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0</w:t>
            </w:r>
            <w:r w:rsidR="00680556"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93</w:t>
            </w:r>
          </w:p>
        </w:tc>
        <w:tc>
          <w:tcPr>
            <w:tcW w:w="0" w:type="auto"/>
          </w:tcPr>
          <w:p w14:paraId="41795443" w14:textId="77777777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No match</w:t>
            </w:r>
          </w:p>
        </w:tc>
        <w:tc>
          <w:tcPr>
            <w:tcW w:w="0" w:type="auto"/>
          </w:tcPr>
          <w:p w14:paraId="66A259DE" w14:textId="77777777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</w:p>
        </w:tc>
      </w:tr>
      <w:tr w:rsidR="004521F2" w:rsidRPr="002D0277" w14:paraId="4EBD3575" w14:textId="77777777" w:rsidTr="00523058">
        <w:trPr>
          <w:trHeight w:val="320"/>
        </w:trPr>
        <w:tc>
          <w:tcPr>
            <w:tcW w:w="0" w:type="auto"/>
            <w:noWrap/>
            <w:hideMark/>
          </w:tcPr>
          <w:p w14:paraId="2C0B4DE0" w14:textId="77777777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geraniol</w:t>
            </w:r>
            <w:proofErr w:type="spellEnd"/>
          </w:p>
        </w:tc>
        <w:tc>
          <w:tcPr>
            <w:tcW w:w="0" w:type="auto"/>
          </w:tcPr>
          <w:p w14:paraId="48B75DEB" w14:textId="77777777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Fruitaleur</w:t>
            </w:r>
            <w:proofErr w:type="spellEnd"/>
          </w:p>
        </w:tc>
        <w:tc>
          <w:tcPr>
            <w:tcW w:w="0" w:type="auto"/>
          </w:tcPr>
          <w:p w14:paraId="3D9AEE84" w14:textId="4225A1C3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0</w:t>
            </w:r>
            <w:r w:rsidR="00680556"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93</w:t>
            </w:r>
          </w:p>
        </w:tc>
        <w:tc>
          <w:tcPr>
            <w:tcW w:w="0" w:type="auto"/>
          </w:tcPr>
          <w:p w14:paraId="7BBD183D" w14:textId="77777777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Geraniol</w:t>
            </w:r>
            <w:proofErr w:type="spellEnd"/>
          </w:p>
        </w:tc>
        <w:tc>
          <w:tcPr>
            <w:tcW w:w="0" w:type="auto"/>
          </w:tcPr>
          <w:p w14:paraId="2057D7A5" w14:textId="0A24713D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0</w:t>
            </w:r>
            <w:r w:rsidR="00680556"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89</w:t>
            </w:r>
          </w:p>
        </w:tc>
      </w:tr>
      <w:tr w:rsidR="004521F2" w:rsidRPr="002D0277" w14:paraId="16F8ED0A" w14:textId="77777777" w:rsidTr="00523058">
        <w:trPr>
          <w:trHeight w:val="320"/>
        </w:trPr>
        <w:tc>
          <w:tcPr>
            <w:tcW w:w="0" w:type="auto"/>
            <w:noWrap/>
            <w:hideMark/>
          </w:tcPr>
          <w:p w14:paraId="2F902BC8" w14:textId="77777777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citral</w:t>
            </w:r>
            <w:proofErr w:type="spellEnd"/>
          </w:p>
        </w:tc>
        <w:tc>
          <w:tcPr>
            <w:tcW w:w="0" w:type="auto"/>
          </w:tcPr>
          <w:p w14:paraId="48EC74A4" w14:textId="77777777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Geranial</w:t>
            </w:r>
            <w:proofErr w:type="spellEnd"/>
          </w:p>
        </w:tc>
        <w:tc>
          <w:tcPr>
            <w:tcW w:w="0" w:type="auto"/>
          </w:tcPr>
          <w:p w14:paraId="3243A161" w14:textId="06BDEBC4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0</w:t>
            </w:r>
            <w:r w:rsidR="00680556"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96</w:t>
            </w:r>
          </w:p>
        </w:tc>
        <w:tc>
          <w:tcPr>
            <w:tcW w:w="0" w:type="auto"/>
          </w:tcPr>
          <w:p w14:paraId="6792CBFF" w14:textId="77777777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Geranyl</w:t>
            </w:r>
            <w:proofErr w:type="spellEnd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 </w:t>
            </w: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formate</w:t>
            </w:r>
            <w:proofErr w:type="spellEnd"/>
          </w:p>
        </w:tc>
        <w:tc>
          <w:tcPr>
            <w:tcW w:w="0" w:type="auto"/>
          </w:tcPr>
          <w:p w14:paraId="05A8D39A" w14:textId="164388FA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0</w:t>
            </w:r>
            <w:r w:rsidR="00680556"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95</w:t>
            </w:r>
          </w:p>
        </w:tc>
      </w:tr>
      <w:tr w:rsidR="004521F2" w:rsidRPr="002D0277" w14:paraId="1916004B" w14:textId="77777777" w:rsidTr="00523058">
        <w:trPr>
          <w:trHeight w:val="320"/>
        </w:trPr>
        <w:tc>
          <w:tcPr>
            <w:tcW w:w="0" w:type="auto"/>
            <w:noWrap/>
            <w:hideMark/>
          </w:tcPr>
          <w:p w14:paraId="47B345A6" w14:textId="77777777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3,7-dimethyl-7-hydroxyoctanal</w:t>
            </w:r>
          </w:p>
        </w:tc>
        <w:tc>
          <w:tcPr>
            <w:tcW w:w="0" w:type="auto"/>
          </w:tcPr>
          <w:p w14:paraId="4383D423" w14:textId="77777777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Hydroxy</w:t>
            </w:r>
            <w:proofErr w:type="spellEnd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 </w:t>
            </w: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citronellal</w:t>
            </w:r>
            <w:proofErr w:type="spellEnd"/>
          </w:p>
        </w:tc>
        <w:tc>
          <w:tcPr>
            <w:tcW w:w="0" w:type="auto"/>
          </w:tcPr>
          <w:p w14:paraId="336E0C98" w14:textId="780A7B9B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0</w:t>
            </w:r>
            <w:r w:rsidR="00680556"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94</w:t>
            </w:r>
          </w:p>
        </w:tc>
        <w:tc>
          <w:tcPr>
            <w:tcW w:w="0" w:type="auto"/>
          </w:tcPr>
          <w:p w14:paraId="1FE600CE" w14:textId="77777777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Hydroxy</w:t>
            </w:r>
            <w:proofErr w:type="spellEnd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 </w:t>
            </w: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citronellol</w:t>
            </w:r>
            <w:proofErr w:type="spellEnd"/>
          </w:p>
        </w:tc>
        <w:tc>
          <w:tcPr>
            <w:tcW w:w="0" w:type="auto"/>
          </w:tcPr>
          <w:p w14:paraId="55B9B3A7" w14:textId="25732D1A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0</w:t>
            </w:r>
            <w:r w:rsidR="00680556"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92</w:t>
            </w:r>
          </w:p>
        </w:tc>
      </w:tr>
      <w:tr w:rsidR="004521F2" w:rsidRPr="002D0277" w14:paraId="403F103C" w14:textId="77777777" w:rsidTr="00523058">
        <w:trPr>
          <w:trHeight w:val="320"/>
        </w:trPr>
        <w:tc>
          <w:tcPr>
            <w:tcW w:w="0" w:type="auto"/>
            <w:noWrap/>
            <w:hideMark/>
          </w:tcPr>
          <w:p w14:paraId="0FA38F09" w14:textId="77777777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methyl</w:t>
            </w:r>
            <w:proofErr w:type="spellEnd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 xml:space="preserve"> 2-nonynoate</w:t>
            </w:r>
          </w:p>
        </w:tc>
        <w:tc>
          <w:tcPr>
            <w:tcW w:w="0" w:type="auto"/>
          </w:tcPr>
          <w:p w14:paraId="10B30166" w14:textId="77777777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Norborneol</w:t>
            </w:r>
            <w:proofErr w:type="spellEnd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&lt;exo-2-&gt;</w:t>
            </w:r>
          </w:p>
        </w:tc>
        <w:tc>
          <w:tcPr>
            <w:tcW w:w="0" w:type="auto"/>
          </w:tcPr>
          <w:p w14:paraId="3E495137" w14:textId="3FD1B30C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0</w:t>
            </w:r>
            <w:r w:rsidR="00680556"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84</w:t>
            </w:r>
          </w:p>
        </w:tc>
        <w:tc>
          <w:tcPr>
            <w:tcW w:w="0" w:type="auto"/>
          </w:tcPr>
          <w:p w14:paraId="1DBD7670" w14:textId="77777777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Mentha-1,4,-dien-7-ol&lt;para-&gt;</w:t>
            </w:r>
          </w:p>
        </w:tc>
        <w:tc>
          <w:tcPr>
            <w:tcW w:w="0" w:type="auto"/>
          </w:tcPr>
          <w:p w14:paraId="087556CC" w14:textId="316A92EA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0</w:t>
            </w:r>
            <w:r w:rsidR="00680556"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71</w:t>
            </w:r>
          </w:p>
        </w:tc>
      </w:tr>
      <w:tr w:rsidR="004521F2" w:rsidRPr="002D0277" w14:paraId="1BD18637" w14:textId="77777777" w:rsidTr="00523058">
        <w:trPr>
          <w:trHeight w:val="320"/>
        </w:trPr>
        <w:tc>
          <w:tcPr>
            <w:tcW w:w="0" w:type="auto"/>
            <w:noWrap/>
            <w:hideMark/>
          </w:tcPr>
          <w:p w14:paraId="527EBCC5" w14:textId="77777777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cinnamal</w:t>
            </w:r>
            <w:proofErr w:type="spellEnd"/>
          </w:p>
        </w:tc>
        <w:tc>
          <w:tcPr>
            <w:tcW w:w="0" w:type="auto"/>
          </w:tcPr>
          <w:p w14:paraId="631CB54B" w14:textId="77777777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Cinnamaldehyde</w:t>
            </w:r>
            <w:proofErr w:type="spellEnd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&lt;E-&gt;</w:t>
            </w:r>
          </w:p>
        </w:tc>
        <w:tc>
          <w:tcPr>
            <w:tcW w:w="0" w:type="auto"/>
          </w:tcPr>
          <w:p w14:paraId="5F63F561" w14:textId="45E95691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0</w:t>
            </w:r>
            <w:r w:rsidR="00680556"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96</w:t>
            </w:r>
          </w:p>
        </w:tc>
        <w:tc>
          <w:tcPr>
            <w:tcW w:w="0" w:type="auto"/>
          </w:tcPr>
          <w:p w14:paraId="18C9831A" w14:textId="77777777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Methyl</w:t>
            </w:r>
            <w:proofErr w:type="spellEnd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 </w:t>
            </w: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cinnamate</w:t>
            </w:r>
            <w:proofErr w:type="spellEnd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&lt;E-&gt;</w:t>
            </w:r>
          </w:p>
        </w:tc>
        <w:tc>
          <w:tcPr>
            <w:tcW w:w="0" w:type="auto"/>
          </w:tcPr>
          <w:p w14:paraId="05B72F67" w14:textId="3E1A5221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0</w:t>
            </w:r>
            <w:r w:rsidR="00680556"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94</w:t>
            </w:r>
          </w:p>
        </w:tc>
      </w:tr>
      <w:tr w:rsidR="004521F2" w:rsidRPr="002D0277" w14:paraId="110C2E7A" w14:textId="77777777" w:rsidTr="00523058">
        <w:trPr>
          <w:trHeight w:val="320"/>
        </w:trPr>
        <w:tc>
          <w:tcPr>
            <w:tcW w:w="0" w:type="auto"/>
            <w:noWrap/>
            <w:hideMark/>
          </w:tcPr>
          <w:p w14:paraId="6A3183EF" w14:textId="77777777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4-methoxybenzyl alcohol</w:t>
            </w:r>
          </w:p>
        </w:tc>
        <w:tc>
          <w:tcPr>
            <w:tcW w:w="0" w:type="auto"/>
          </w:tcPr>
          <w:p w14:paraId="089F59CB" w14:textId="316371C2" w:rsidR="004521F2" w:rsidRPr="002D0277" w:rsidRDefault="00AC1C8F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Anisyl</w:t>
            </w:r>
            <w:proofErr w:type="spellEnd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 xml:space="preserve"> alcohol&lt;para-&gt;</w:t>
            </w:r>
          </w:p>
        </w:tc>
        <w:tc>
          <w:tcPr>
            <w:tcW w:w="0" w:type="auto"/>
          </w:tcPr>
          <w:p w14:paraId="64447EC9" w14:textId="19AA3CB4" w:rsidR="004521F2" w:rsidRPr="002D0277" w:rsidRDefault="009B585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0.78</w:t>
            </w:r>
          </w:p>
        </w:tc>
        <w:tc>
          <w:tcPr>
            <w:tcW w:w="0" w:type="auto"/>
          </w:tcPr>
          <w:p w14:paraId="32C0CE25" w14:textId="10D69D10" w:rsidR="004521F2" w:rsidRPr="002D0277" w:rsidRDefault="00E11324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Anisyl</w:t>
            </w:r>
            <w:proofErr w:type="spellEnd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 xml:space="preserve"> alcohol &lt;para-&gt;</w:t>
            </w:r>
          </w:p>
        </w:tc>
        <w:tc>
          <w:tcPr>
            <w:tcW w:w="0" w:type="auto"/>
          </w:tcPr>
          <w:p w14:paraId="29B13537" w14:textId="426DF306" w:rsidR="004521F2" w:rsidRPr="002D0277" w:rsidRDefault="00205C4B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0.78</w:t>
            </w:r>
          </w:p>
        </w:tc>
      </w:tr>
      <w:tr w:rsidR="004521F2" w:rsidRPr="002D0277" w14:paraId="0410414C" w14:textId="77777777" w:rsidTr="00523058">
        <w:trPr>
          <w:trHeight w:val="320"/>
        </w:trPr>
        <w:tc>
          <w:tcPr>
            <w:tcW w:w="0" w:type="auto"/>
            <w:noWrap/>
            <w:hideMark/>
          </w:tcPr>
          <w:p w14:paraId="2930BF43" w14:textId="77777777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safrole</w:t>
            </w:r>
            <w:proofErr w:type="spellEnd"/>
          </w:p>
        </w:tc>
        <w:tc>
          <w:tcPr>
            <w:tcW w:w="0" w:type="auto"/>
          </w:tcPr>
          <w:p w14:paraId="4E264395" w14:textId="77777777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Isosafrole</w:t>
            </w:r>
            <w:proofErr w:type="spellEnd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&lt;E-&gt;</w:t>
            </w:r>
          </w:p>
        </w:tc>
        <w:tc>
          <w:tcPr>
            <w:tcW w:w="0" w:type="auto"/>
          </w:tcPr>
          <w:p w14:paraId="2CFB8798" w14:textId="46CFAD95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0</w:t>
            </w:r>
            <w:r w:rsidR="00680556"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97</w:t>
            </w:r>
          </w:p>
        </w:tc>
        <w:tc>
          <w:tcPr>
            <w:tcW w:w="0" w:type="auto"/>
          </w:tcPr>
          <w:p w14:paraId="488D8B3D" w14:textId="77777777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Isosafrole</w:t>
            </w:r>
            <w:proofErr w:type="spellEnd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&lt;E-&gt;</w:t>
            </w:r>
          </w:p>
        </w:tc>
        <w:tc>
          <w:tcPr>
            <w:tcW w:w="0" w:type="auto"/>
          </w:tcPr>
          <w:p w14:paraId="792385C3" w14:textId="6B1A42C7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0</w:t>
            </w:r>
            <w:r w:rsidR="00680556"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97</w:t>
            </w:r>
          </w:p>
        </w:tc>
      </w:tr>
      <w:tr w:rsidR="004521F2" w:rsidRPr="002D0277" w14:paraId="275F2ED2" w14:textId="77777777" w:rsidTr="00523058">
        <w:trPr>
          <w:trHeight w:val="320"/>
        </w:trPr>
        <w:tc>
          <w:tcPr>
            <w:tcW w:w="0" w:type="auto"/>
            <w:noWrap/>
            <w:hideMark/>
          </w:tcPr>
          <w:p w14:paraId="4F291728" w14:textId="77777777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cinnamyl</w:t>
            </w:r>
            <w:proofErr w:type="spellEnd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 xml:space="preserve"> alcohol</w:t>
            </w:r>
          </w:p>
        </w:tc>
        <w:tc>
          <w:tcPr>
            <w:tcW w:w="0" w:type="auto"/>
          </w:tcPr>
          <w:p w14:paraId="766A3431" w14:textId="77777777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Cinnamyl</w:t>
            </w:r>
            <w:proofErr w:type="spellEnd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 alcohol&lt;E-&gt;</w:t>
            </w:r>
          </w:p>
        </w:tc>
        <w:tc>
          <w:tcPr>
            <w:tcW w:w="0" w:type="auto"/>
          </w:tcPr>
          <w:p w14:paraId="636133C2" w14:textId="3717AC61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0</w:t>
            </w:r>
            <w:r w:rsidR="00680556"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87</w:t>
            </w:r>
          </w:p>
        </w:tc>
        <w:tc>
          <w:tcPr>
            <w:tcW w:w="0" w:type="auto"/>
          </w:tcPr>
          <w:p w14:paraId="230B9257" w14:textId="77777777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Cinnamyl</w:t>
            </w:r>
            <w:proofErr w:type="spellEnd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 alcohol&lt;E-&gt;</w:t>
            </w:r>
          </w:p>
        </w:tc>
        <w:tc>
          <w:tcPr>
            <w:tcW w:w="0" w:type="auto"/>
          </w:tcPr>
          <w:p w14:paraId="0DF9C68F" w14:textId="1AE71C40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0</w:t>
            </w:r>
            <w:r w:rsidR="00680556"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86</w:t>
            </w:r>
          </w:p>
        </w:tc>
      </w:tr>
      <w:tr w:rsidR="004521F2" w:rsidRPr="002D0277" w14:paraId="20EC3824" w14:textId="77777777" w:rsidTr="00523058">
        <w:trPr>
          <w:trHeight w:val="320"/>
        </w:trPr>
        <w:tc>
          <w:tcPr>
            <w:tcW w:w="0" w:type="auto"/>
            <w:noWrap/>
            <w:hideMark/>
          </w:tcPr>
          <w:p w14:paraId="24AA7821" w14:textId="4B6A202E" w:rsidR="004521F2" w:rsidRPr="002D0277" w:rsidRDefault="00D222BF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eugenol</w:t>
            </w:r>
            <w:proofErr w:type="spellEnd"/>
          </w:p>
        </w:tc>
        <w:tc>
          <w:tcPr>
            <w:tcW w:w="0" w:type="auto"/>
          </w:tcPr>
          <w:p w14:paraId="3ACF5597" w14:textId="77777777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Eugenol</w:t>
            </w:r>
            <w:proofErr w:type="spellEnd"/>
          </w:p>
        </w:tc>
        <w:tc>
          <w:tcPr>
            <w:tcW w:w="0" w:type="auto"/>
          </w:tcPr>
          <w:p w14:paraId="3F136642" w14:textId="397B19B0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0</w:t>
            </w:r>
            <w:r w:rsidR="00680556"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94</w:t>
            </w:r>
          </w:p>
        </w:tc>
        <w:tc>
          <w:tcPr>
            <w:tcW w:w="0" w:type="auto"/>
          </w:tcPr>
          <w:p w14:paraId="6646DB19" w14:textId="77777777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Isoeugenol</w:t>
            </w:r>
            <w:proofErr w:type="spellEnd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&lt;E-&gt;</w:t>
            </w:r>
          </w:p>
        </w:tc>
        <w:tc>
          <w:tcPr>
            <w:tcW w:w="0" w:type="auto"/>
          </w:tcPr>
          <w:p w14:paraId="47504837" w14:textId="4E409937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0</w:t>
            </w:r>
            <w:r w:rsidR="002F2C87"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81</w:t>
            </w:r>
          </w:p>
        </w:tc>
      </w:tr>
      <w:tr w:rsidR="004521F2" w:rsidRPr="002D0277" w14:paraId="113969A0" w14:textId="77777777" w:rsidTr="00523058">
        <w:trPr>
          <w:trHeight w:val="320"/>
        </w:trPr>
        <w:tc>
          <w:tcPr>
            <w:tcW w:w="0" w:type="auto"/>
            <w:noWrap/>
            <w:hideMark/>
          </w:tcPr>
          <w:p w14:paraId="0EDD680D" w14:textId="4F32FBDE" w:rsidR="004521F2" w:rsidRPr="002D0277" w:rsidRDefault="00D222BF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methyl</w:t>
            </w:r>
            <w:proofErr w:type="spellEnd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eugenol</w:t>
            </w:r>
            <w:proofErr w:type="spellEnd"/>
          </w:p>
        </w:tc>
        <w:tc>
          <w:tcPr>
            <w:tcW w:w="0" w:type="auto"/>
          </w:tcPr>
          <w:p w14:paraId="5EED6A9A" w14:textId="77777777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Methyl</w:t>
            </w:r>
            <w:proofErr w:type="spellEnd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 </w:t>
            </w: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eugenol</w:t>
            </w:r>
            <w:proofErr w:type="spellEnd"/>
          </w:p>
        </w:tc>
        <w:tc>
          <w:tcPr>
            <w:tcW w:w="0" w:type="auto"/>
          </w:tcPr>
          <w:p w14:paraId="551F7268" w14:textId="7C33A24B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0</w:t>
            </w:r>
            <w:r w:rsidR="00680556"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94</w:t>
            </w:r>
          </w:p>
        </w:tc>
        <w:tc>
          <w:tcPr>
            <w:tcW w:w="0" w:type="auto"/>
          </w:tcPr>
          <w:p w14:paraId="3274DF2B" w14:textId="77777777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Methyl</w:t>
            </w:r>
            <w:proofErr w:type="spellEnd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 </w:t>
            </w: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eugenol</w:t>
            </w:r>
            <w:proofErr w:type="spellEnd"/>
          </w:p>
        </w:tc>
        <w:tc>
          <w:tcPr>
            <w:tcW w:w="0" w:type="auto"/>
          </w:tcPr>
          <w:p w14:paraId="48A230DD" w14:textId="01E6643D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0</w:t>
            </w:r>
            <w:r w:rsidR="002F2C87"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94</w:t>
            </w:r>
          </w:p>
        </w:tc>
      </w:tr>
      <w:tr w:rsidR="004521F2" w:rsidRPr="002D0277" w14:paraId="35473676" w14:textId="77777777" w:rsidTr="00523058">
        <w:trPr>
          <w:trHeight w:val="320"/>
        </w:trPr>
        <w:tc>
          <w:tcPr>
            <w:tcW w:w="0" w:type="auto"/>
            <w:noWrap/>
            <w:hideMark/>
          </w:tcPr>
          <w:p w14:paraId="6295E2B5" w14:textId="6D4E07B0" w:rsidR="004521F2" w:rsidRPr="002D0277" w:rsidRDefault="00D222BF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isoeugenol</w:t>
            </w:r>
            <w:proofErr w:type="spellEnd"/>
          </w:p>
        </w:tc>
        <w:tc>
          <w:tcPr>
            <w:tcW w:w="0" w:type="auto"/>
          </w:tcPr>
          <w:p w14:paraId="2B2733D0" w14:textId="77777777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Eugenol</w:t>
            </w:r>
            <w:proofErr w:type="spellEnd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acetate</w:t>
            </w:r>
            <w:proofErr w:type="spellEnd"/>
          </w:p>
        </w:tc>
        <w:tc>
          <w:tcPr>
            <w:tcW w:w="0" w:type="auto"/>
          </w:tcPr>
          <w:p w14:paraId="19FB8848" w14:textId="4A71B495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0</w:t>
            </w:r>
            <w:r w:rsidR="00680556"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93</w:t>
            </w:r>
          </w:p>
        </w:tc>
        <w:tc>
          <w:tcPr>
            <w:tcW w:w="0" w:type="auto"/>
          </w:tcPr>
          <w:p w14:paraId="61A80433" w14:textId="77777777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Eugenol</w:t>
            </w:r>
            <w:proofErr w:type="spellEnd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acetate</w:t>
            </w:r>
            <w:proofErr w:type="spellEnd"/>
          </w:p>
        </w:tc>
        <w:tc>
          <w:tcPr>
            <w:tcW w:w="0" w:type="auto"/>
          </w:tcPr>
          <w:p w14:paraId="05B614C3" w14:textId="297F2873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0</w:t>
            </w:r>
            <w:r w:rsidR="002F2C87"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93</w:t>
            </w:r>
          </w:p>
        </w:tc>
      </w:tr>
      <w:tr w:rsidR="004521F2" w:rsidRPr="002D0277" w14:paraId="49C31CD2" w14:textId="77777777" w:rsidTr="00523058">
        <w:trPr>
          <w:trHeight w:val="320"/>
        </w:trPr>
        <w:tc>
          <w:tcPr>
            <w:tcW w:w="0" w:type="auto"/>
            <w:noWrap/>
            <w:hideMark/>
          </w:tcPr>
          <w:p w14:paraId="08011A7F" w14:textId="7598E6A2" w:rsidR="004521F2" w:rsidRPr="002D0277" w:rsidRDefault="00D222BF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coumarin</w:t>
            </w:r>
            <w:proofErr w:type="spellEnd"/>
          </w:p>
        </w:tc>
        <w:tc>
          <w:tcPr>
            <w:tcW w:w="0" w:type="auto"/>
          </w:tcPr>
          <w:p w14:paraId="2D623482" w14:textId="77777777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Coumarin</w:t>
            </w:r>
            <w:proofErr w:type="spellEnd"/>
          </w:p>
        </w:tc>
        <w:tc>
          <w:tcPr>
            <w:tcW w:w="0" w:type="auto"/>
          </w:tcPr>
          <w:p w14:paraId="2B8525D0" w14:textId="0A415A9F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0</w:t>
            </w:r>
            <w:r w:rsidR="00680556"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97</w:t>
            </w:r>
          </w:p>
        </w:tc>
        <w:tc>
          <w:tcPr>
            <w:tcW w:w="0" w:type="auto"/>
          </w:tcPr>
          <w:p w14:paraId="2E085416" w14:textId="77777777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Coumarin</w:t>
            </w:r>
            <w:proofErr w:type="spellEnd"/>
          </w:p>
        </w:tc>
        <w:tc>
          <w:tcPr>
            <w:tcW w:w="0" w:type="auto"/>
          </w:tcPr>
          <w:p w14:paraId="108E9A53" w14:textId="04BC5CA7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0</w:t>
            </w:r>
            <w:r w:rsidR="002F2C87"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97</w:t>
            </w:r>
          </w:p>
        </w:tc>
      </w:tr>
      <w:tr w:rsidR="004521F2" w:rsidRPr="002D0277" w14:paraId="11E003F3" w14:textId="77777777" w:rsidTr="00523058">
        <w:trPr>
          <w:trHeight w:val="320"/>
        </w:trPr>
        <w:tc>
          <w:tcPr>
            <w:tcW w:w="0" w:type="auto"/>
            <w:noWrap/>
            <w:hideMark/>
          </w:tcPr>
          <w:p w14:paraId="5D3586BE" w14:textId="51C4A2D5" w:rsidR="004521F2" w:rsidRPr="002D0277" w:rsidRDefault="00D222BF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iso</w:t>
            </w:r>
            <w:proofErr w:type="spellEnd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-α-</w:t>
            </w: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methylionone</w:t>
            </w:r>
            <w:proofErr w:type="spellEnd"/>
          </w:p>
        </w:tc>
        <w:tc>
          <w:tcPr>
            <w:tcW w:w="0" w:type="auto"/>
          </w:tcPr>
          <w:p w14:paraId="697F1AC9" w14:textId="77777777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Ionone</w:t>
            </w:r>
            <w:proofErr w:type="spellEnd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&lt;</w:t>
            </w: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methyl</w:t>
            </w:r>
            <w:proofErr w:type="spellEnd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-gamma-&gt;</w:t>
            </w:r>
          </w:p>
        </w:tc>
        <w:tc>
          <w:tcPr>
            <w:tcW w:w="0" w:type="auto"/>
          </w:tcPr>
          <w:p w14:paraId="4C338336" w14:textId="5868A1B6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0</w:t>
            </w:r>
            <w:r w:rsidR="00680556"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92</w:t>
            </w:r>
          </w:p>
        </w:tc>
        <w:tc>
          <w:tcPr>
            <w:tcW w:w="0" w:type="auto"/>
          </w:tcPr>
          <w:p w14:paraId="6F3D818F" w14:textId="77777777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Ionone</w:t>
            </w:r>
            <w:proofErr w:type="spellEnd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&lt;</w:t>
            </w: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methyl</w:t>
            </w:r>
            <w:proofErr w:type="spellEnd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-gamma-&gt;</w:t>
            </w:r>
          </w:p>
        </w:tc>
        <w:tc>
          <w:tcPr>
            <w:tcW w:w="0" w:type="auto"/>
          </w:tcPr>
          <w:p w14:paraId="25A04E13" w14:textId="03043E7F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0</w:t>
            </w:r>
            <w:r w:rsidR="002F2C87"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92</w:t>
            </w:r>
          </w:p>
        </w:tc>
      </w:tr>
      <w:tr w:rsidR="004521F2" w:rsidRPr="002D0277" w14:paraId="1F5718DD" w14:textId="77777777" w:rsidTr="00523058">
        <w:trPr>
          <w:trHeight w:val="320"/>
        </w:trPr>
        <w:tc>
          <w:tcPr>
            <w:tcW w:w="0" w:type="auto"/>
            <w:noWrap/>
            <w:hideMark/>
          </w:tcPr>
          <w:p w14:paraId="5A043AF9" w14:textId="5FE3F2DD" w:rsidR="004521F2" w:rsidRPr="002D0277" w:rsidRDefault="00D222BF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lilial</w:t>
            </w:r>
          </w:p>
        </w:tc>
        <w:tc>
          <w:tcPr>
            <w:tcW w:w="0" w:type="auto"/>
          </w:tcPr>
          <w:p w14:paraId="6F57370C" w14:textId="77777777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Lilial</w:t>
            </w:r>
          </w:p>
        </w:tc>
        <w:tc>
          <w:tcPr>
            <w:tcW w:w="0" w:type="auto"/>
          </w:tcPr>
          <w:p w14:paraId="7FE7CA55" w14:textId="0557DAF2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0</w:t>
            </w:r>
            <w:r w:rsidR="00680556"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83</w:t>
            </w:r>
          </w:p>
        </w:tc>
        <w:tc>
          <w:tcPr>
            <w:tcW w:w="0" w:type="auto"/>
          </w:tcPr>
          <w:p w14:paraId="7A4A0C32" w14:textId="77777777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Lilial</w:t>
            </w:r>
          </w:p>
        </w:tc>
        <w:tc>
          <w:tcPr>
            <w:tcW w:w="0" w:type="auto"/>
          </w:tcPr>
          <w:p w14:paraId="05C2DAF8" w14:textId="0B352B99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0</w:t>
            </w:r>
            <w:r w:rsidR="002F2C87"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83</w:t>
            </w:r>
          </w:p>
        </w:tc>
      </w:tr>
      <w:tr w:rsidR="004521F2" w:rsidRPr="002D0277" w14:paraId="082D90DD" w14:textId="77777777" w:rsidTr="00523058">
        <w:trPr>
          <w:trHeight w:val="320"/>
        </w:trPr>
        <w:tc>
          <w:tcPr>
            <w:tcW w:w="0" w:type="auto"/>
            <w:noWrap/>
            <w:hideMark/>
          </w:tcPr>
          <w:p w14:paraId="6B6195AC" w14:textId="70F26361" w:rsidR="004521F2" w:rsidRPr="002D0277" w:rsidRDefault="00D222BF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α-amylcinnamaldehyde_isomer1</w:t>
            </w:r>
          </w:p>
        </w:tc>
        <w:tc>
          <w:tcPr>
            <w:tcW w:w="0" w:type="auto"/>
          </w:tcPr>
          <w:p w14:paraId="19B7DAF4" w14:textId="77777777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Amyl</w:t>
            </w:r>
            <w:proofErr w:type="spellEnd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 </w:t>
            </w: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cinnamaldehyde</w:t>
            </w:r>
            <w:proofErr w:type="spellEnd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&lt;Z-&gt;</w:t>
            </w:r>
          </w:p>
        </w:tc>
        <w:tc>
          <w:tcPr>
            <w:tcW w:w="0" w:type="auto"/>
          </w:tcPr>
          <w:p w14:paraId="3D5772AC" w14:textId="40BB1D07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0</w:t>
            </w:r>
            <w:r w:rsidR="00680556"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9</w:t>
            </w:r>
            <w:r w:rsidR="00680556"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</w:tcPr>
          <w:p w14:paraId="5ED6F485" w14:textId="77777777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Amyl</w:t>
            </w:r>
            <w:proofErr w:type="spellEnd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 </w:t>
            </w: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cinnamaldehyde</w:t>
            </w:r>
            <w:proofErr w:type="spellEnd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&lt;Z-&gt;</w:t>
            </w:r>
          </w:p>
        </w:tc>
        <w:tc>
          <w:tcPr>
            <w:tcW w:w="0" w:type="auto"/>
          </w:tcPr>
          <w:p w14:paraId="776F6974" w14:textId="19EF1F8A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0</w:t>
            </w:r>
            <w:r w:rsidR="002F2C87"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9</w:t>
            </w:r>
            <w:r w:rsidR="002F2C87"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0</w:t>
            </w:r>
          </w:p>
        </w:tc>
      </w:tr>
      <w:tr w:rsidR="004521F2" w:rsidRPr="002D0277" w14:paraId="070C9946" w14:textId="77777777" w:rsidTr="00523058">
        <w:trPr>
          <w:trHeight w:val="320"/>
        </w:trPr>
        <w:tc>
          <w:tcPr>
            <w:tcW w:w="0" w:type="auto"/>
            <w:noWrap/>
            <w:hideMark/>
          </w:tcPr>
          <w:p w14:paraId="571B1C5D" w14:textId="05AAE588" w:rsidR="004521F2" w:rsidRPr="002D0277" w:rsidRDefault="00D222BF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α -amylcinnamaldehyde_isomer2</w:t>
            </w:r>
          </w:p>
        </w:tc>
        <w:tc>
          <w:tcPr>
            <w:tcW w:w="0" w:type="auto"/>
          </w:tcPr>
          <w:p w14:paraId="461C10D3" w14:textId="77777777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Amyl</w:t>
            </w:r>
            <w:proofErr w:type="spellEnd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 </w:t>
            </w: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cinnamaldehyde</w:t>
            </w:r>
            <w:proofErr w:type="spellEnd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&lt;E-&gt;</w:t>
            </w:r>
          </w:p>
        </w:tc>
        <w:tc>
          <w:tcPr>
            <w:tcW w:w="0" w:type="auto"/>
          </w:tcPr>
          <w:p w14:paraId="3DBE3DDA" w14:textId="3D590DC9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0</w:t>
            </w:r>
            <w:r w:rsidR="00680556"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88</w:t>
            </w:r>
          </w:p>
        </w:tc>
        <w:tc>
          <w:tcPr>
            <w:tcW w:w="0" w:type="auto"/>
          </w:tcPr>
          <w:p w14:paraId="4657ADCF" w14:textId="77777777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Amyl</w:t>
            </w:r>
            <w:proofErr w:type="spellEnd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 </w:t>
            </w: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cinnamaldehyde</w:t>
            </w:r>
            <w:proofErr w:type="spellEnd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&lt;E-&gt;</w:t>
            </w:r>
          </w:p>
        </w:tc>
        <w:tc>
          <w:tcPr>
            <w:tcW w:w="0" w:type="auto"/>
          </w:tcPr>
          <w:p w14:paraId="2CB3C155" w14:textId="0C088C95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0</w:t>
            </w:r>
            <w:r w:rsidR="002F2C87"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88</w:t>
            </w:r>
          </w:p>
        </w:tc>
      </w:tr>
      <w:tr w:rsidR="004521F2" w:rsidRPr="009A565C" w14:paraId="75111EC3" w14:textId="77777777" w:rsidTr="00523058">
        <w:trPr>
          <w:trHeight w:val="320"/>
        </w:trPr>
        <w:tc>
          <w:tcPr>
            <w:tcW w:w="0" w:type="auto"/>
            <w:noWrap/>
            <w:hideMark/>
          </w:tcPr>
          <w:p w14:paraId="0960B92C" w14:textId="568F761C" w:rsidR="004521F2" w:rsidRPr="002D0277" w:rsidRDefault="00D222BF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lyral_isomer1</w:t>
            </w:r>
          </w:p>
        </w:tc>
        <w:tc>
          <w:tcPr>
            <w:tcW w:w="0" w:type="auto"/>
          </w:tcPr>
          <w:p w14:paraId="5EAC7CF0" w14:textId="77777777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  <w:lang w:val="en-US"/>
              </w:rPr>
            </w:pP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  <w:lang w:val="en-US"/>
              </w:rPr>
              <w:t>No spectra in the library</w:t>
            </w:r>
          </w:p>
        </w:tc>
        <w:tc>
          <w:tcPr>
            <w:tcW w:w="0" w:type="auto"/>
          </w:tcPr>
          <w:p w14:paraId="1A41E69F" w14:textId="77777777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</w:tcPr>
          <w:p w14:paraId="6D3916A9" w14:textId="77777777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</w:tcPr>
          <w:p w14:paraId="42273460" w14:textId="77777777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  <w:lang w:val="en-US"/>
              </w:rPr>
            </w:pPr>
          </w:p>
        </w:tc>
      </w:tr>
      <w:tr w:rsidR="004521F2" w:rsidRPr="009A565C" w14:paraId="580B661A" w14:textId="77777777" w:rsidTr="00523058">
        <w:trPr>
          <w:trHeight w:val="320"/>
        </w:trPr>
        <w:tc>
          <w:tcPr>
            <w:tcW w:w="0" w:type="auto"/>
            <w:noWrap/>
            <w:hideMark/>
          </w:tcPr>
          <w:p w14:paraId="2CD62184" w14:textId="66E1778E" w:rsidR="004521F2" w:rsidRPr="002D0277" w:rsidRDefault="00D222BF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lyral_isomer2</w:t>
            </w:r>
          </w:p>
        </w:tc>
        <w:tc>
          <w:tcPr>
            <w:tcW w:w="0" w:type="auto"/>
          </w:tcPr>
          <w:p w14:paraId="2DD09667" w14:textId="77777777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  <w:lang w:val="en-US"/>
              </w:rPr>
            </w:pP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  <w:lang w:val="en-US"/>
              </w:rPr>
              <w:t>No spectra in the library</w:t>
            </w:r>
          </w:p>
        </w:tc>
        <w:tc>
          <w:tcPr>
            <w:tcW w:w="0" w:type="auto"/>
          </w:tcPr>
          <w:p w14:paraId="3626B1E7" w14:textId="77777777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</w:tcPr>
          <w:p w14:paraId="0583C583" w14:textId="77777777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</w:tcPr>
          <w:p w14:paraId="2B3CD6DB" w14:textId="77777777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  <w:lang w:val="en-US"/>
              </w:rPr>
            </w:pPr>
          </w:p>
        </w:tc>
      </w:tr>
      <w:tr w:rsidR="004521F2" w:rsidRPr="002D0277" w14:paraId="6D002C68" w14:textId="77777777" w:rsidTr="00523058">
        <w:trPr>
          <w:trHeight w:val="320"/>
        </w:trPr>
        <w:tc>
          <w:tcPr>
            <w:tcW w:w="0" w:type="auto"/>
            <w:noWrap/>
            <w:hideMark/>
          </w:tcPr>
          <w:p w14:paraId="4858C56B" w14:textId="10C57FAC" w:rsidR="004521F2" w:rsidRPr="002D0277" w:rsidRDefault="00D222BF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farnesol_isomer1</w:t>
            </w:r>
          </w:p>
        </w:tc>
        <w:tc>
          <w:tcPr>
            <w:tcW w:w="0" w:type="auto"/>
          </w:tcPr>
          <w:p w14:paraId="109A68C6" w14:textId="77777777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Damascone</w:t>
            </w:r>
            <w:proofErr w:type="spellEnd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&lt;(E)-</w:t>
            </w: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alpha</w:t>
            </w:r>
            <w:proofErr w:type="spellEnd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-&gt;</w:t>
            </w:r>
          </w:p>
        </w:tc>
        <w:tc>
          <w:tcPr>
            <w:tcW w:w="0" w:type="auto"/>
          </w:tcPr>
          <w:p w14:paraId="0EB231AD" w14:textId="1476F85C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0</w:t>
            </w:r>
            <w:r w:rsidR="00680556"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94</w:t>
            </w:r>
          </w:p>
        </w:tc>
        <w:tc>
          <w:tcPr>
            <w:tcW w:w="0" w:type="auto"/>
          </w:tcPr>
          <w:p w14:paraId="652860BC" w14:textId="77777777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Geranyl</w:t>
            </w:r>
            <w:proofErr w:type="spellEnd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 </w:t>
            </w: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linalool</w:t>
            </w:r>
            <w:proofErr w:type="spellEnd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&lt;</w:t>
            </w:r>
            <w:proofErr w:type="gram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E,Z</w:t>
            </w:r>
            <w:proofErr w:type="gramEnd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-&gt;</w:t>
            </w:r>
          </w:p>
        </w:tc>
        <w:tc>
          <w:tcPr>
            <w:tcW w:w="0" w:type="auto"/>
          </w:tcPr>
          <w:p w14:paraId="5913F08D" w14:textId="0C5E0112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0</w:t>
            </w:r>
            <w:r w:rsidR="002F2C87"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88</w:t>
            </w:r>
          </w:p>
        </w:tc>
      </w:tr>
      <w:tr w:rsidR="004521F2" w:rsidRPr="002D0277" w14:paraId="3A99BF97" w14:textId="77777777" w:rsidTr="00523058">
        <w:trPr>
          <w:trHeight w:val="320"/>
        </w:trPr>
        <w:tc>
          <w:tcPr>
            <w:tcW w:w="0" w:type="auto"/>
            <w:noWrap/>
            <w:hideMark/>
          </w:tcPr>
          <w:p w14:paraId="3AB49428" w14:textId="69B31280" w:rsidR="004521F2" w:rsidRPr="002D0277" w:rsidRDefault="00D222BF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α -</w:t>
            </w: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amylcinnamic</w:t>
            </w:r>
            <w:proofErr w:type="spellEnd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 xml:space="preserve"> alcohol</w:t>
            </w:r>
          </w:p>
        </w:tc>
        <w:tc>
          <w:tcPr>
            <w:tcW w:w="0" w:type="auto"/>
          </w:tcPr>
          <w:p w14:paraId="3CA49E78" w14:textId="77777777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Amyl</w:t>
            </w:r>
            <w:proofErr w:type="spellEnd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 </w:t>
            </w: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cinnamyl</w:t>
            </w:r>
            <w:proofErr w:type="spellEnd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 alcohol&lt;</w:t>
            </w: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alpha</w:t>
            </w:r>
            <w:proofErr w:type="spellEnd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-&gt;</w:t>
            </w:r>
          </w:p>
        </w:tc>
        <w:tc>
          <w:tcPr>
            <w:tcW w:w="0" w:type="auto"/>
          </w:tcPr>
          <w:p w14:paraId="12603691" w14:textId="76B37272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0</w:t>
            </w:r>
            <w:r w:rsidR="00680556"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87</w:t>
            </w:r>
          </w:p>
        </w:tc>
        <w:tc>
          <w:tcPr>
            <w:tcW w:w="0" w:type="auto"/>
          </w:tcPr>
          <w:p w14:paraId="101A0B68" w14:textId="77777777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Amyl</w:t>
            </w:r>
            <w:proofErr w:type="spellEnd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 </w:t>
            </w: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cinnamyl</w:t>
            </w:r>
            <w:proofErr w:type="spellEnd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 alcohol&lt;</w:t>
            </w: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alpha</w:t>
            </w:r>
            <w:proofErr w:type="spellEnd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-&gt;</w:t>
            </w:r>
          </w:p>
        </w:tc>
        <w:tc>
          <w:tcPr>
            <w:tcW w:w="0" w:type="auto"/>
          </w:tcPr>
          <w:p w14:paraId="52344722" w14:textId="24E1BFE5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0</w:t>
            </w:r>
            <w:r w:rsidR="002F2C87"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87</w:t>
            </w:r>
          </w:p>
        </w:tc>
      </w:tr>
      <w:tr w:rsidR="004521F2" w:rsidRPr="002D0277" w14:paraId="079B5721" w14:textId="77777777" w:rsidTr="00523058">
        <w:trPr>
          <w:trHeight w:val="620"/>
        </w:trPr>
        <w:tc>
          <w:tcPr>
            <w:tcW w:w="0" w:type="auto"/>
            <w:noWrap/>
            <w:hideMark/>
          </w:tcPr>
          <w:p w14:paraId="3757CE56" w14:textId="5BFA29C9" w:rsidR="004521F2" w:rsidRPr="002D0277" w:rsidRDefault="00D222BF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farnesol_isomer2</w:t>
            </w:r>
          </w:p>
        </w:tc>
        <w:tc>
          <w:tcPr>
            <w:tcW w:w="0" w:type="auto"/>
          </w:tcPr>
          <w:p w14:paraId="3E9381D9" w14:textId="77777777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Damascone</w:t>
            </w:r>
            <w:proofErr w:type="spellEnd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&lt;(E)-</w:t>
            </w: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alpha</w:t>
            </w:r>
            <w:proofErr w:type="spellEnd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-&gt;</w:t>
            </w:r>
          </w:p>
        </w:tc>
        <w:tc>
          <w:tcPr>
            <w:tcW w:w="0" w:type="auto"/>
          </w:tcPr>
          <w:p w14:paraId="3BE93C0C" w14:textId="28206AC5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0</w:t>
            </w:r>
            <w:r w:rsidR="00680556"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95</w:t>
            </w:r>
          </w:p>
        </w:tc>
        <w:tc>
          <w:tcPr>
            <w:tcW w:w="0" w:type="auto"/>
          </w:tcPr>
          <w:p w14:paraId="7DB16682" w14:textId="77777777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Geranyl</w:t>
            </w:r>
            <w:proofErr w:type="spellEnd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 </w:t>
            </w: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linalool</w:t>
            </w:r>
            <w:proofErr w:type="spellEnd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&lt;</w:t>
            </w:r>
            <w:proofErr w:type="gram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E,E</w:t>
            </w:r>
            <w:proofErr w:type="gramEnd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-&gt;</w:t>
            </w:r>
          </w:p>
        </w:tc>
        <w:tc>
          <w:tcPr>
            <w:tcW w:w="0" w:type="auto"/>
          </w:tcPr>
          <w:p w14:paraId="19B67460" w14:textId="72319AE1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0</w:t>
            </w:r>
            <w:r w:rsidR="002F2C87"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89</w:t>
            </w:r>
          </w:p>
        </w:tc>
      </w:tr>
      <w:tr w:rsidR="004521F2" w:rsidRPr="002D0277" w14:paraId="3493668D" w14:textId="77777777" w:rsidTr="00523058">
        <w:trPr>
          <w:trHeight w:val="320"/>
        </w:trPr>
        <w:tc>
          <w:tcPr>
            <w:tcW w:w="0" w:type="auto"/>
            <w:noWrap/>
            <w:hideMark/>
          </w:tcPr>
          <w:p w14:paraId="6D6A2EB4" w14:textId="5C962C92" w:rsidR="004521F2" w:rsidRPr="002D0277" w:rsidRDefault="00D222BF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α -hexylcinnamaldehyde_isomer1</w:t>
            </w:r>
          </w:p>
        </w:tc>
        <w:tc>
          <w:tcPr>
            <w:tcW w:w="0" w:type="auto"/>
          </w:tcPr>
          <w:p w14:paraId="1D8EA58E" w14:textId="77777777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Isoquinoline</w:t>
            </w:r>
            <w:proofErr w:type="spellEnd"/>
          </w:p>
        </w:tc>
        <w:tc>
          <w:tcPr>
            <w:tcW w:w="0" w:type="auto"/>
          </w:tcPr>
          <w:p w14:paraId="0471FD4D" w14:textId="5DA1AE94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0</w:t>
            </w:r>
            <w:r w:rsidR="00680556"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75</w:t>
            </w:r>
          </w:p>
        </w:tc>
        <w:tc>
          <w:tcPr>
            <w:tcW w:w="0" w:type="auto"/>
          </w:tcPr>
          <w:p w14:paraId="240F15BE" w14:textId="77777777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Cinnamaldehyde</w:t>
            </w:r>
            <w:proofErr w:type="spellEnd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&lt;</w:t>
            </w: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alpha-methyl</w:t>
            </w:r>
            <w:proofErr w:type="spellEnd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-&gt;</w:t>
            </w:r>
          </w:p>
        </w:tc>
        <w:tc>
          <w:tcPr>
            <w:tcW w:w="0" w:type="auto"/>
          </w:tcPr>
          <w:p w14:paraId="71C1D849" w14:textId="00609402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0</w:t>
            </w:r>
            <w:r w:rsidR="002F2C87"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84</w:t>
            </w:r>
          </w:p>
        </w:tc>
      </w:tr>
      <w:tr w:rsidR="004521F2" w:rsidRPr="002D0277" w14:paraId="06DE621C" w14:textId="77777777" w:rsidTr="00523058">
        <w:trPr>
          <w:trHeight w:val="320"/>
        </w:trPr>
        <w:tc>
          <w:tcPr>
            <w:tcW w:w="0" w:type="auto"/>
            <w:noWrap/>
            <w:hideMark/>
          </w:tcPr>
          <w:p w14:paraId="15D1F6C8" w14:textId="05228C84" w:rsidR="004521F2" w:rsidRPr="002D0277" w:rsidRDefault="00D222BF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α -hexylcinnamaldehyde_isomer2</w:t>
            </w:r>
          </w:p>
        </w:tc>
        <w:tc>
          <w:tcPr>
            <w:tcW w:w="0" w:type="auto"/>
          </w:tcPr>
          <w:p w14:paraId="32F51C0A" w14:textId="77777777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Cinnamaldehyde</w:t>
            </w:r>
            <w:proofErr w:type="spellEnd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&lt;2-hexyl-(Z)-&gt;</w:t>
            </w:r>
          </w:p>
        </w:tc>
        <w:tc>
          <w:tcPr>
            <w:tcW w:w="0" w:type="auto"/>
          </w:tcPr>
          <w:p w14:paraId="00418D1E" w14:textId="5A704D46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0</w:t>
            </w:r>
            <w:r w:rsidR="00680556"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92</w:t>
            </w:r>
          </w:p>
        </w:tc>
        <w:tc>
          <w:tcPr>
            <w:tcW w:w="0" w:type="auto"/>
          </w:tcPr>
          <w:p w14:paraId="6DCF776F" w14:textId="77777777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Cinnamaldehyde</w:t>
            </w:r>
            <w:proofErr w:type="spellEnd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&lt;2-hexyl-(E)-&gt;</w:t>
            </w:r>
          </w:p>
        </w:tc>
        <w:tc>
          <w:tcPr>
            <w:tcW w:w="0" w:type="auto"/>
          </w:tcPr>
          <w:p w14:paraId="4B25DEBA" w14:textId="4F475298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0</w:t>
            </w:r>
            <w:r w:rsidR="002F2C87"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92</w:t>
            </w:r>
          </w:p>
        </w:tc>
      </w:tr>
      <w:tr w:rsidR="004521F2" w:rsidRPr="002D0277" w14:paraId="1187AF10" w14:textId="77777777" w:rsidTr="00523058">
        <w:trPr>
          <w:trHeight w:val="320"/>
        </w:trPr>
        <w:tc>
          <w:tcPr>
            <w:tcW w:w="0" w:type="auto"/>
            <w:noWrap/>
            <w:hideMark/>
          </w:tcPr>
          <w:p w14:paraId="1C668C2A" w14:textId="439CC02C" w:rsidR="004521F2" w:rsidRPr="002D0277" w:rsidRDefault="00D222BF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benzyl</w:t>
            </w:r>
            <w:proofErr w:type="spellEnd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benzoate</w:t>
            </w:r>
            <w:proofErr w:type="spellEnd"/>
          </w:p>
        </w:tc>
        <w:tc>
          <w:tcPr>
            <w:tcW w:w="0" w:type="auto"/>
          </w:tcPr>
          <w:p w14:paraId="251BDF62" w14:textId="77777777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Benzyl</w:t>
            </w:r>
            <w:proofErr w:type="spellEnd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benzoate</w:t>
            </w:r>
            <w:proofErr w:type="spellEnd"/>
          </w:p>
        </w:tc>
        <w:tc>
          <w:tcPr>
            <w:tcW w:w="0" w:type="auto"/>
          </w:tcPr>
          <w:p w14:paraId="395567F4" w14:textId="181B4830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0</w:t>
            </w:r>
            <w:r w:rsidR="00680556"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98</w:t>
            </w:r>
          </w:p>
        </w:tc>
        <w:tc>
          <w:tcPr>
            <w:tcW w:w="0" w:type="auto"/>
          </w:tcPr>
          <w:p w14:paraId="1C81BBB5" w14:textId="77777777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Benzyl</w:t>
            </w:r>
            <w:proofErr w:type="spellEnd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benzoate</w:t>
            </w:r>
            <w:proofErr w:type="spellEnd"/>
          </w:p>
        </w:tc>
        <w:tc>
          <w:tcPr>
            <w:tcW w:w="0" w:type="auto"/>
          </w:tcPr>
          <w:p w14:paraId="380ACDD8" w14:textId="1B0FE85C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0</w:t>
            </w:r>
            <w:r w:rsidR="002F2C87"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98</w:t>
            </w:r>
          </w:p>
        </w:tc>
      </w:tr>
      <w:tr w:rsidR="004521F2" w:rsidRPr="002D0277" w14:paraId="47C00454" w14:textId="77777777" w:rsidTr="00523058">
        <w:trPr>
          <w:trHeight w:val="320"/>
        </w:trPr>
        <w:tc>
          <w:tcPr>
            <w:tcW w:w="0" w:type="auto"/>
            <w:noWrap/>
            <w:hideMark/>
          </w:tcPr>
          <w:p w14:paraId="1D53B941" w14:textId="612EDBD8" w:rsidR="004521F2" w:rsidRPr="002D0277" w:rsidRDefault="00D222BF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benzyl</w:t>
            </w:r>
            <w:proofErr w:type="spellEnd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salicylate</w:t>
            </w:r>
            <w:proofErr w:type="spellEnd"/>
          </w:p>
        </w:tc>
        <w:tc>
          <w:tcPr>
            <w:tcW w:w="0" w:type="auto"/>
          </w:tcPr>
          <w:p w14:paraId="2FF6AE2F" w14:textId="77777777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Benzyl</w:t>
            </w:r>
            <w:proofErr w:type="spellEnd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 </w:t>
            </w: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salicylate</w:t>
            </w:r>
            <w:proofErr w:type="spellEnd"/>
          </w:p>
        </w:tc>
        <w:tc>
          <w:tcPr>
            <w:tcW w:w="0" w:type="auto"/>
          </w:tcPr>
          <w:p w14:paraId="25850410" w14:textId="671619F8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0</w:t>
            </w:r>
            <w:r w:rsidR="00680556"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99</w:t>
            </w:r>
          </w:p>
        </w:tc>
        <w:tc>
          <w:tcPr>
            <w:tcW w:w="0" w:type="auto"/>
          </w:tcPr>
          <w:p w14:paraId="7AF99C1F" w14:textId="77777777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Benzyl</w:t>
            </w:r>
            <w:proofErr w:type="spellEnd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 </w:t>
            </w: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salicylate</w:t>
            </w:r>
            <w:proofErr w:type="spellEnd"/>
          </w:p>
        </w:tc>
        <w:tc>
          <w:tcPr>
            <w:tcW w:w="0" w:type="auto"/>
          </w:tcPr>
          <w:p w14:paraId="54E747F2" w14:textId="1CDE8A36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0</w:t>
            </w:r>
            <w:r w:rsidR="002F2C87"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99</w:t>
            </w:r>
          </w:p>
        </w:tc>
      </w:tr>
      <w:tr w:rsidR="004521F2" w:rsidRPr="002D0277" w14:paraId="40C6CBF0" w14:textId="77777777" w:rsidTr="00523058">
        <w:trPr>
          <w:trHeight w:val="320"/>
        </w:trPr>
        <w:tc>
          <w:tcPr>
            <w:tcW w:w="0" w:type="auto"/>
            <w:noWrap/>
            <w:hideMark/>
          </w:tcPr>
          <w:p w14:paraId="2C72D632" w14:textId="7D48DC9B" w:rsidR="004521F2" w:rsidRPr="002D0277" w:rsidRDefault="00D222BF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benzylcinnamate</w:t>
            </w:r>
            <w:proofErr w:type="spellEnd"/>
          </w:p>
        </w:tc>
        <w:tc>
          <w:tcPr>
            <w:tcW w:w="0" w:type="auto"/>
          </w:tcPr>
          <w:p w14:paraId="4C90012C" w14:textId="77777777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Benzyl</w:t>
            </w:r>
            <w:proofErr w:type="spellEnd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 </w:t>
            </w: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cinnamate</w:t>
            </w:r>
            <w:proofErr w:type="spellEnd"/>
          </w:p>
        </w:tc>
        <w:tc>
          <w:tcPr>
            <w:tcW w:w="0" w:type="auto"/>
          </w:tcPr>
          <w:p w14:paraId="4B89D9FD" w14:textId="649DE637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0</w:t>
            </w:r>
            <w:r w:rsidR="00680556"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91</w:t>
            </w:r>
          </w:p>
        </w:tc>
        <w:tc>
          <w:tcPr>
            <w:tcW w:w="0" w:type="auto"/>
          </w:tcPr>
          <w:p w14:paraId="027C930F" w14:textId="77777777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Benzyl</w:t>
            </w:r>
            <w:proofErr w:type="spellEnd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 </w:t>
            </w:r>
            <w:proofErr w:type="spellStart"/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cinnamate</w:t>
            </w:r>
            <w:proofErr w:type="spellEnd"/>
          </w:p>
        </w:tc>
        <w:tc>
          <w:tcPr>
            <w:tcW w:w="0" w:type="auto"/>
          </w:tcPr>
          <w:p w14:paraId="00225941" w14:textId="6A66A3CC" w:rsidR="004521F2" w:rsidRPr="002D0277" w:rsidRDefault="004521F2" w:rsidP="00055D1D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0</w:t>
            </w:r>
            <w:r w:rsidR="002F2C87"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18"/>
                <w:szCs w:val="18"/>
              </w:rPr>
              <w:t>91</w:t>
            </w:r>
          </w:p>
        </w:tc>
      </w:tr>
    </w:tbl>
    <w:p w14:paraId="6EA4EDD5" w14:textId="77777777" w:rsidR="004521F2" w:rsidRDefault="004521F2" w:rsidP="00C40C8F">
      <w:pPr>
        <w:rPr>
          <w:ins w:id="0" w:author="Raquel Cumeras" w:date="2024-12-27T14:57:00Z" w16du:dateUtc="2024-12-27T13:57:00Z"/>
          <w:rFonts w:asciiTheme="minorHAnsi" w:hAnsiTheme="minorHAnsi"/>
          <w:lang w:val="en-US"/>
        </w:rPr>
      </w:pPr>
    </w:p>
    <w:p w14:paraId="0A3CA411" w14:textId="77777777" w:rsidR="003143AF" w:rsidRPr="007D5F16" w:rsidRDefault="003143AF" w:rsidP="003143AF">
      <w:pPr>
        <w:jc w:val="center"/>
        <w:rPr>
          <w:ins w:id="1" w:author="Raquel Cumeras" w:date="2024-12-27T14:57:00Z" w16du:dateUtc="2024-12-27T13:57:00Z"/>
          <w:color w:val="0070C0"/>
          <w:lang w:val="en-US"/>
        </w:rPr>
      </w:pPr>
      <w:ins w:id="2" w:author="Raquel Cumeras" w:date="2024-12-27T14:57:00Z" w16du:dateUtc="2024-12-27T13:57:00Z">
        <w:r w:rsidRPr="007D5F16">
          <w:rPr>
            <w:noProof/>
            <w:color w:val="0070C0"/>
            <w:lang w:val="en-US"/>
          </w:rPr>
          <w:lastRenderedPageBreak/>
          <w:drawing>
            <wp:inline distT="0" distB="0" distL="0" distR="0" wp14:anchorId="5CCEC9F1" wp14:editId="04261AF7">
              <wp:extent cx="4584700" cy="3460999"/>
              <wp:effectExtent l="0" t="0" r="0" b="6350"/>
              <wp:docPr id="264053419" name="Imagen 3" descr="Diagrama&#10;&#10;Descripción generada automáticament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64053419" name="Imagen 3" descr="Diagrama&#10;&#10;Descripción generada automáticamente"/>
                      <pic:cNvPicPr/>
                    </pic:nvPicPr>
                    <pic:blipFill rotWithShape="1">
                      <a:blip r:embed="rId12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l="5880" t="5435" r="46143" b="30183"/>
                      <a:stretch/>
                    </pic:blipFill>
                    <pic:spPr bwMode="auto">
                      <a:xfrm>
                        <a:off x="0" y="0"/>
                        <a:ext cx="4599714" cy="3472333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</wp:inline>
          </w:drawing>
        </w:r>
      </w:ins>
    </w:p>
    <w:p w14:paraId="536ECD82" w14:textId="16C6531B" w:rsidR="003143AF" w:rsidRPr="003143AF" w:rsidRDefault="003143AF" w:rsidP="003143AF">
      <w:pPr>
        <w:jc w:val="both"/>
        <w:rPr>
          <w:ins w:id="3" w:author="Raquel Cumeras" w:date="2024-12-27T14:57:00Z" w16du:dateUtc="2024-12-27T13:57:00Z"/>
          <w:rFonts w:asciiTheme="minorHAnsi" w:hAnsiTheme="minorHAnsi"/>
          <w:sz w:val="18"/>
          <w:szCs w:val="18"/>
          <w:lang w:val="en-US"/>
          <w:rPrChange w:id="4" w:author="Raquel Cumeras" w:date="2024-12-27T14:57:00Z" w16du:dateUtc="2024-12-27T13:57:00Z">
            <w:rPr>
              <w:ins w:id="5" w:author="Raquel Cumeras" w:date="2024-12-27T14:57:00Z" w16du:dateUtc="2024-12-27T13:57:00Z"/>
              <w:i/>
              <w:iCs/>
              <w:color w:val="0070C0"/>
              <w:lang w:val="en-US"/>
            </w:rPr>
          </w:rPrChange>
        </w:rPr>
      </w:pPr>
      <w:ins w:id="6" w:author="Raquel Cumeras" w:date="2024-12-27T14:57:00Z" w16du:dateUtc="2024-12-27T13:57:00Z">
        <w:r w:rsidRPr="003143AF">
          <w:rPr>
            <w:rFonts w:asciiTheme="minorHAnsi" w:hAnsiTheme="minorHAnsi"/>
            <w:sz w:val="18"/>
            <w:szCs w:val="18"/>
            <w:lang w:val="en-US"/>
            <w:rPrChange w:id="7" w:author="Raquel Cumeras" w:date="2024-12-27T14:57:00Z" w16du:dateUtc="2024-12-27T13:57:00Z">
              <w:rPr>
                <w:i/>
                <w:iCs/>
                <w:color w:val="0070C0"/>
                <w:lang w:val="en-US"/>
              </w:rPr>
            </w:rPrChange>
          </w:rPr>
          <w:t xml:space="preserve">Figure </w:t>
        </w:r>
        <w:r w:rsidRPr="003143AF">
          <w:rPr>
            <w:rFonts w:asciiTheme="minorHAnsi" w:hAnsiTheme="minorHAnsi"/>
            <w:sz w:val="18"/>
            <w:szCs w:val="18"/>
            <w:lang w:val="en-US"/>
            <w:rPrChange w:id="8" w:author="Raquel Cumeras" w:date="2024-12-27T14:57:00Z" w16du:dateUtc="2024-12-27T13:57:00Z">
              <w:rPr>
                <w:i/>
                <w:iCs/>
                <w:color w:val="0070C0"/>
                <w:highlight w:val="yellow"/>
                <w:lang w:val="en-US"/>
              </w:rPr>
            </w:rPrChange>
          </w:rPr>
          <w:t>S</w:t>
        </w:r>
        <w:r>
          <w:rPr>
            <w:rFonts w:asciiTheme="minorHAnsi" w:hAnsiTheme="minorHAnsi"/>
            <w:sz w:val="18"/>
            <w:szCs w:val="18"/>
            <w:lang w:val="en-US"/>
          </w:rPr>
          <w:t>7</w:t>
        </w:r>
        <w:r w:rsidRPr="003143AF">
          <w:rPr>
            <w:rFonts w:asciiTheme="minorHAnsi" w:hAnsiTheme="minorHAnsi"/>
            <w:sz w:val="18"/>
            <w:szCs w:val="18"/>
            <w:lang w:val="en-US"/>
            <w:rPrChange w:id="9" w:author="Raquel Cumeras" w:date="2024-12-27T14:57:00Z" w16du:dateUtc="2024-12-27T13:57:00Z">
              <w:rPr>
                <w:i/>
                <w:iCs/>
                <w:color w:val="0070C0"/>
                <w:lang w:val="en-US"/>
              </w:rPr>
            </w:rPrChange>
          </w:rPr>
          <w:t xml:space="preserve">: Results for 1,8-Cineole peak from the training dataset (peak shown in Figure 3). A) PARAFAC </w:t>
        </w:r>
      </w:ins>
      <w:ins w:id="10" w:author="Raquel Cumeras" w:date="2024-12-27T15:01:00Z" w16du:dateUtc="2024-12-27T14:01:00Z">
        <w:r>
          <w:rPr>
            <w:rFonts w:asciiTheme="minorHAnsi" w:hAnsiTheme="minorHAnsi"/>
            <w:sz w:val="18"/>
            <w:szCs w:val="18"/>
            <w:lang w:val="en-US"/>
          </w:rPr>
          <w:t xml:space="preserve">model </w:t>
        </w:r>
      </w:ins>
      <w:ins w:id="11" w:author="Raquel Cumeras" w:date="2024-12-27T14:57:00Z" w16du:dateUtc="2024-12-27T13:57:00Z">
        <w:r w:rsidRPr="003143AF">
          <w:rPr>
            <w:rFonts w:asciiTheme="minorHAnsi" w:hAnsiTheme="minorHAnsi"/>
            <w:sz w:val="18"/>
            <w:szCs w:val="18"/>
            <w:lang w:val="en-US"/>
            <w:rPrChange w:id="12" w:author="Raquel Cumeras" w:date="2024-12-27T14:57:00Z" w16du:dateUtc="2024-12-27T13:57:00Z">
              <w:rPr>
                <w:i/>
                <w:iCs/>
                <w:color w:val="0070C0"/>
                <w:lang w:val="en-US"/>
              </w:rPr>
            </w:rPrChange>
          </w:rPr>
          <w:t xml:space="preserve">loadings and scores; B) PARAFAC2 </w:t>
        </w:r>
      </w:ins>
      <w:ins w:id="13" w:author="Raquel Cumeras" w:date="2024-12-27T15:01:00Z" w16du:dateUtc="2024-12-27T14:01:00Z">
        <w:r>
          <w:rPr>
            <w:rFonts w:asciiTheme="minorHAnsi" w:hAnsiTheme="minorHAnsi"/>
            <w:sz w:val="18"/>
            <w:szCs w:val="18"/>
            <w:lang w:val="en-US"/>
          </w:rPr>
          <w:t xml:space="preserve">model </w:t>
        </w:r>
      </w:ins>
      <w:ins w:id="14" w:author="Raquel Cumeras" w:date="2024-12-27T14:57:00Z" w16du:dateUtc="2024-12-27T13:57:00Z">
        <w:r w:rsidRPr="003143AF">
          <w:rPr>
            <w:rFonts w:asciiTheme="minorHAnsi" w:hAnsiTheme="minorHAnsi"/>
            <w:sz w:val="18"/>
            <w:szCs w:val="18"/>
            <w:lang w:val="en-US"/>
            <w:rPrChange w:id="15" w:author="Raquel Cumeras" w:date="2024-12-27T14:57:00Z" w16du:dateUtc="2024-12-27T13:57:00Z">
              <w:rPr>
                <w:i/>
                <w:iCs/>
                <w:color w:val="0070C0"/>
                <w:lang w:val="en-US"/>
              </w:rPr>
            </w:rPrChange>
          </w:rPr>
          <w:t>loadings and scores; C) PARAFAC model metrics; D) PARAFAC2 model metrics</w:t>
        </w:r>
      </w:ins>
      <w:ins w:id="16" w:author="Raquel Cumeras" w:date="2024-12-27T14:58:00Z" w16du:dateUtc="2024-12-27T13:58:00Z">
        <w:r>
          <w:rPr>
            <w:rFonts w:asciiTheme="minorHAnsi" w:hAnsiTheme="minorHAnsi"/>
            <w:sz w:val="18"/>
            <w:szCs w:val="18"/>
            <w:lang w:val="en-US"/>
          </w:rPr>
          <w:t xml:space="preserve">. </w:t>
        </w:r>
      </w:ins>
      <w:ins w:id="17" w:author="Raquel Cumeras" w:date="2024-12-27T15:01:00Z" w16du:dateUtc="2024-12-27T14:01:00Z">
        <w:r w:rsidRPr="003143AF">
          <w:rPr>
            <w:rFonts w:asciiTheme="minorHAnsi" w:hAnsiTheme="minorHAnsi"/>
            <w:sz w:val="18"/>
            <w:szCs w:val="18"/>
            <w:lang w:val="en-US"/>
          </w:rPr>
          <w:t>PARAFAC2 demonstrates a higher R² and a lower sum of squared errors (SSE), indicating a better fit to the raw data. These results emphasize the ability of PARAFAC2 to capture spurious peaks and accurately model chemical profiles.</w:t>
        </w:r>
      </w:ins>
    </w:p>
    <w:p w14:paraId="7BE7C61D" w14:textId="77777777" w:rsidR="003143AF" w:rsidRDefault="003143AF" w:rsidP="00C40C8F">
      <w:pPr>
        <w:rPr>
          <w:ins w:id="18" w:author="Raquel Cumeras" w:date="2024-12-27T14:57:00Z" w16du:dateUtc="2024-12-27T13:57:00Z"/>
          <w:rFonts w:asciiTheme="minorHAnsi" w:hAnsiTheme="minorHAnsi"/>
          <w:lang w:val="en-US"/>
        </w:rPr>
      </w:pPr>
    </w:p>
    <w:p w14:paraId="17F7DBC8" w14:textId="77777777" w:rsidR="003143AF" w:rsidRPr="002D0277" w:rsidRDefault="003143AF" w:rsidP="00C40C8F">
      <w:pPr>
        <w:rPr>
          <w:rFonts w:asciiTheme="minorHAnsi" w:hAnsiTheme="minorHAnsi"/>
          <w:lang w:val="en-US"/>
        </w:rPr>
      </w:pPr>
    </w:p>
    <w:p w14:paraId="006DD1F7" w14:textId="77777777" w:rsidR="00866E3A" w:rsidRDefault="00866E3A" w:rsidP="00C40C8F">
      <w:pPr>
        <w:rPr>
          <w:lang w:val="en-US"/>
        </w:rPr>
        <w:sectPr w:rsidR="00866E3A" w:rsidSect="00136383">
          <w:pgSz w:w="11906" w:h="16838"/>
          <w:pgMar w:top="1440" w:right="1080" w:bottom="1440" w:left="1080" w:header="708" w:footer="708" w:gutter="0"/>
          <w:cols w:space="708"/>
          <w:docGrid w:linePitch="360"/>
        </w:sectPr>
      </w:pPr>
    </w:p>
    <w:p w14:paraId="4442C674" w14:textId="77777777" w:rsidR="0092404C" w:rsidRDefault="0092404C" w:rsidP="00C40C8F">
      <w:pPr>
        <w:rPr>
          <w:lang w:val="en-US"/>
        </w:rPr>
      </w:pPr>
    </w:p>
    <w:p w14:paraId="5E54E964" w14:textId="40E175B2" w:rsidR="00C02264" w:rsidRPr="002D0277" w:rsidRDefault="00317AA1" w:rsidP="00C40C8F">
      <w:pPr>
        <w:pStyle w:val="Caption"/>
        <w:rPr>
          <w:rFonts w:asciiTheme="minorHAnsi" w:hAnsiTheme="minorHAnsi"/>
          <w:lang w:val="en-US"/>
        </w:rPr>
      </w:pPr>
      <w:r w:rsidRPr="002D0277">
        <w:rPr>
          <w:rFonts w:asciiTheme="minorHAnsi" w:hAnsiTheme="minorHAnsi"/>
          <w:lang w:val="en-US"/>
        </w:rPr>
        <w:t xml:space="preserve">Table </w:t>
      </w:r>
      <w:r w:rsidR="006D14EE" w:rsidRPr="002D0277">
        <w:rPr>
          <w:rFonts w:asciiTheme="minorHAnsi" w:hAnsiTheme="minorHAnsi"/>
          <w:lang w:val="en-US"/>
        </w:rPr>
        <w:t>S</w:t>
      </w:r>
      <w:r w:rsidR="006D14EE" w:rsidRPr="00BC04D2">
        <w:rPr>
          <w:rFonts w:asciiTheme="minorHAnsi" w:hAnsiTheme="minorHAnsi"/>
          <w:lang w:val="en-US"/>
        </w:rPr>
        <w:t>3</w:t>
      </w:r>
      <w:r w:rsidR="00823A45" w:rsidRPr="002D0277">
        <w:rPr>
          <w:rFonts w:asciiTheme="minorHAnsi" w:hAnsiTheme="minorHAnsi"/>
          <w:lang w:val="en-US"/>
        </w:rPr>
        <w:t xml:space="preserve">: Comparison of </w:t>
      </w:r>
      <w:r w:rsidR="00A86245" w:rsidRPr="002D0277">
        <w:rPr>
          <w:rFonts w:asciiTheme="minorHAnsi" w:hAnsiTheme="minorHAnsi"/>
          <w:lang w:val="en-US"/>
        </w:rPr>
        <w:t>PARAFAC and PARAFAC2</w:t>
      </w:r>
      <w:r w:rsidR="00574ACE" w:rsidRPr="002D0277">
        <w:rPr>
          <w:rFonts w:asciiTheme="minorHAnsi" w:hAnsiTheme="minorHAnsi"/>
          <w:lang w:val="en-US"/>
        </w:rPr>
        <w:t xml:space="preserve"> areas</w:t>
      </w:r>
      <w:r w:rsidR="00A86245" w:rsidRPr="002D0277">
        <w:rPr>
          <w:rFonts w:asciiTheme="minorHAnsi" w:hAnsiTheme="minorHAnsi"/>
          <w:lang w:val="en-US"/>
        </w:rPr>
        <w:t xml:space="preserve"> results in blind and </w:t>
      </w:r>
      <w:r w:rsidR="00540B7E" w:rsidRPr="002D0277">
        <w:rPr>
          <w:rFonts w:asciiTheme="minorHAnsi" w:hAnsiTheme="minorHAnsi"/>
          <w:lang w:val="en-US"/>
        </w:rPr>
        <w:t>constrained</w:t>
      </w:r>
      <w:r w:rsidR="00A86245" w:rsidRPr="002D0277">
        <w:rPr>
          <w:rFonts w:asciiTheme="minorHAnsi" w:hAnsiTheme="minorHAnsi"/>
          <w:lang w:val="en-US"/>
        </w:rPr>
        <w:t xml:space="preserve"> modes for</w:t>
      </w:r>
      <w:r w:rsidR="004521F2" w:rsidRPr="002D0277">
        <w:rPr>
          <w:rFonts w:asciiTheme="minorHAnsi" w:hAnsiTheme="minorHAnsi"/>
          <w:lang w:val="en-US"/>
        </w:rPr>
        <w:t xml:space="preserve"> three compounds</w:t>
      </w:r>
      <w:r w:rsidR="00A86245" w:rsidRPr="002D0277">
        <w:rPr>
          <w:rFonts w:asciiTheme="minorHAnsi" w:hAnsiTheme="minorHAnsi"/>
          <w:lang w:val="en-US"/>
        </w:rPr>
        <w:t xml:space="preserve">. </w:t>
      </w:r>
      <w:r w:rsidR="00D222BF" w:rsidRPr="002D0277">
        <w:rPr>
          <w:rFonts w:asciiTheme="minorHAnsi" w:hAnsiTheme="minorHAnsi"/>
          <w:lang w:val="en-US"/>
        </w:rPr>
        <w:t xml:space="preserve">In all cases, PARAFAC constrained was </w:t>
      </w:r>
      <w:r w:rsidR="00FE5155" w:rsidRPr="002D0277">
        <w:rPr>
          <w:rFonts w:asciiTheme="minorHAnsi" w:hAnsiTheme="minorHAnsi"/>
          <w:lang w:val="en-US"/>
        </w:rPr>
        <w:t>built</w:t>
      </w:r>
      <w:r w:rsidR="00D222BF" w:rsidRPr="002D0277">
        <w:rPr>
          <w:rFonts w:asciiTheme="minorHAnsi" w:hAnsiTheme="minorHAnsi"/>
          <w:lang w:val="en-US"/>
        </w:rPr>
        <w:t xml:space="preserve"> upon PARAFAC blind.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823"/>
        <w:gridCol w:w="2032"/>
        <w:gridCol w:w="1420"/>
        <w:gridCol w:w="1624"/>
        <w:gridCol w:w="1624"/>
        <w:gridCol w:w="1827"/>
        <w:gridCol w:w="1827"/>
        <w:gridCol w:w="1771"/>
      </w:tblGrid>
      <w:tr w:rsidR="00D222BF" w:rsidRPr="002D0277" w14:paraId="615DEDE7" w14:textId="77777777" w:rsidTr="00691ADF">
        <w:trPr>
          <w:trHeight w:val="170"/>
          <w:tblHeader/>
        </w:trPr>
        <w:tc>
          <w:tcPr>
            <w:tcW w:w="653" w:type="pct"/>
            <w:shd w:val="clear" w:color="auto" w:fill="D9D9D9" w:themeFill="background1" w:themeFillShade="D9"/>
            <w:vAlign w:val="center"/>
          </w:tcPr>
          <w:p w14:paraId="786BF8C5" w14:textId="0A0D69F6" w:rsidR="004521F2" w:rsidRPr="002D0277" w:rsidRDefault="004521F2" w:rsidP="00C724D3">
            <w:pPr>
              <w:jc w:val="center"/>
              <w:rPr>
                <w:rFonts w:asciiTheme="minorHAnsi" w:hAnsiTheme="minorHAnsi" w:cs="Calibri"/>
                <w:b/>
                <w:bCs/>
                <w:sz w:val="20"/>
                <w:szCs w:val="20"/>
              </w:rPr>
            </w:pPr>
            <w:proofErr w:type="spellStart"/>
            <w:r w:rsidRPr="002D0277">
              <w:rPr>
                <w:rFonts w:asciiTheme="minorHAnsi" w:hAnsiTheme="minorHAnsi" w:cs="Calibri"/>
                <w:b/>
                <w:bCs/>
                <w:sz w:val="20"/>
                <w:szCs w:val="20"/>
              </w:rPr>
              <w:t>Compound</w:t>
            </w:r>
            <w:proofErr w:type="spellEnd"/>
          </w:p>
        </w:tc>
        <w:tc>
          <w:tcPr>
            <w:tcW w:w="728" w:type="pct"/>
            <w:shd w:val="clear" w:color="auto" w:fill="D9D9D9" w:themeFill="background1" w:themeFillShade="D9"/>
            <w:vAlign w:val="center"/>
          </w:tcPr>
          <w:p w14:paraId="3022FDE9" w14:textId="5070E317" w:rsidR="004521F2" w:rsidRPr="002D0277" w:rsidRDefault="004521F2" w:rsidP="00766FAB">
            <w:pPr>
              <w:rPr>
                <w:rFonts w:asciiTheme="minorHAnsi" w:hAnsiTheme="minorHAnsi" w:cs="Calibri"/>
                <w:b/>
                <w:bCs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b/>
                <w:bCs/>
                <w:sz w:val="20"/>
                <w:szCs w:val="20"/>
              </w:rPr>
              <w:t xml:space="preserve">File </w:t>
            </w:r>
            <w:r w:rsidR="008439F2" w:rsidRPr="002D0277">
              <w:rPr>
                <w:rFonts w:asciiTheme="minorHAnsi" w:hAnsiTheme="minorHAnsi" w:cs="Calibri"/>
                <w:b/>
                <w:bCs/>
                <w:sz w:val="20"/>
                <w:szCs w:val="20"/>
              </w:rPr>
              <w:t>+</w:t>
            </w:r>
            <w:r w:rsidRPr="002D0277">
              <w:rPr>
                <w:rFonts w:asciiTheme="minorHAnsi" w:hAnsiTheme="minorHAnsi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D0277">
              <w:rPr>
                <w:rFonts w:asciiTheme="minorHAnsi" w:hAnsiTheme="minorHAnsi" w:cs="Calibri"/>
                <w:b/>
                <w:bCs/>
                <w:sz w:val="20"/>
                <w:szCs w:val="20"/>
              </w:rPr>
              <w:t>concentration</w:t>
            </w:r>
            <w:proofErr w:type="spellEnd"/>
          </w:p>
        </w:tc>
        <w:tc>
          <w:tcPr>
            <w:tcW w:w="509" w:type="pct"/>
            <w:shd w:val="clear" w:color="auto" w:fill="D9D9D9" w:themeFill="background1" w:themeFillShade="D9"/>
            <w:vAlign w:val="center"/>
          </w:tcPr>
          <w:p w14:paraId="4973B2A7" w14:textId="4BCFF264" w:rsidR="004521F2" w:rsidRPr="002D0277" w:rsidRDefault="004521F2" w:rsidP="00FF1A5F">
            <w:pPr>
              <w:jc w:val="center"/>
              <w:rPr>
                <w:rFonts w:asciiTheme="minorHAnsi" w:hAnsiTheme="minorHAnsi" w:cs="Calibri"/>
                <w:b/>
                <w:bCs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b/>
                <w:bCs/>
                <w:sz w:val="20"/>
                <w:szCs w:val="20"/>
              </w:rPr>
              <w:t>Raw</w:t>
            </w:r>
          </w:p>
        </w:tc>
        <w:tc>
          <w:tcPr>
            <w:tcW w:w="582" w:type="pct"/>
            <w:shd w:val="clear" w:color="auto" w:fill="D9D9D9" w:themeFill="background1" w:themeFillShade="D9"/>
            <w:vAlign w:val="center"/>
          </w:tcPr>
          <w:p w14:paraId="769996CB" w14:textId="2715E5D4" w:rsidR="004521F2" w:rsidRPr="002D0277" w:rsidRDefault="00D222BF" w:rsidP="00FF1A5F">
            <w:pPr>
              <w:jc w:val="center"/>
              <w:rPr>
                <w:rFonts w:asciiTheme="minorHAnsi" w:hAnsiTheme="minorHAnsi" w:cs="Calibri"/>
                <w:b/>
                <w:bCs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b/>
                <w:bCs/>
                <w:sz w:val="20"/>
                <w:szCs w:val="20"/>
              </w:rPr>
              <w:t xml:space="preserve">PARAFAC </w:t>
            </w:r>
            <w:proofErr w:type="spellStart"/>
            <w:r w:rsidR="004521F2" w:rsidRPr="002D0277">
              <w:rPr>
                <w:rFonts w:asciiTheme="minorHAnsi" w:hAnsiTheme="minorHAnsi" w:cs="Calibri"/>
                <w:b/>
                <w:bCs/>
                <w:sz w:val="20"/>
                <w:szCs w:val="20"/>
              </w:rPr>
              <w:t>Blind</w:t>
            </w:r>
            <w:proofErr w:type="spellEnd"/>
          </w:p>
        </w:tc>
        <w:tc>
          <w:tcPr>
            <w:tcW w:w="582" w:type="pct"/>
            <w:shd w:val="clear" w:color="auto" w:fill="D9D9D9" w:themeFill="background1" w:themeFillShade="D9"/>
            <w:vAlign w:val="center"/>
          </w:tcPr>
          <w:p w14:paraId="66BB9C4D" w14:textId="507C0B33" w:rsidR="004521F2" w:rsidRPr="002D0277" w:rsidRDefault="00D222BF" w:rsidP="00FF1A5F">
            <w:pPr>
              <w:jc w:val="center"/>
              <w:rPr>
                <w:rFonts w:asciiTheme="minorHAnsi" w:hAnsiTheme="minorHAnsi" w:cs="Calibri"/>
                <w:b/>
                <w:bCs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b/>
                <w:bCs/>
                <w:sz w:val="20"/>
                <w:szCs w:val="20"/>
              </w:rPr>
              <w:t>PARAFAC2</w:t>
            </w:r>
          </w:p>
          <w:p w14:paraId="7D3AD9B0" w14:textId="5568297D" w:rsidR="004521F2" w:rsidRPr="002D0277" w:rsidRDefault="004521F2" w:rsidP="00FF1A5F">
            <w:pPr>
              <w:jc w:val="center"/>
              <w:rPr>
                <w:rFonts w:asciiTheme="minorHAnsi" w:hAnsiTheme="minorHAnsi" w:cs="Calibri"/>
                <w:b/>
                <w:bCs/>
                <w:sz w:val="20"/>
                <w:szCs w:val="20"/>
              </w:rPr>
            </w:pPr>
            <w:proofErr w:type="spellStart"/>
            <w:r w:rsidRPr="002D0277">
              <w:rPr>
                <w:rFonts w:asciiTheme="minorHAnsi" w:hAnsiTheme="minorHAnsi" w:cs="Calibri"/>
                <w:b/>
                <w:bCs/>
                <w:sz w:val="20"/>
                <w:szCs w:val="20"/>
              </w:rPr>
              <w:t>Blind</w:t>
            </w:r>
            <w:proofErr w:type="spellEnd"/>
          </w:p>
        </w:tc>
        <w:tc>
          <w:tcPr>
            <w:tcW w:w="655" w:type="pct"/>
            <w:shd w:val="clear" w:color="auto" w:fill="D9D9D9" w:themeFill="background1" w:themeFillShade="D9"/>
            <w:vAlign w:val="center"/>
          </w:tcPr>
          <w:p w14:paraId="2FEC40BE" w14:textId="77F499BC" w:rsidR="004521F2" w:rsidRPr="002D0277" w:rsidRDefault="00D222BF" w:rsidP="00FF1A5F">
            <w:pPr>
              <w:jc w:val="center"/>
              <w:rPr>
                <w:rFonts w:asciiTheme="minorHAnsi" w:hAnsiTheme="minorHAnsi" w:cs="Calibri"/>
                <w:b/>
                <w:bCs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b/>
                <w:bCs/>
                <w:sz w:val="20"/>
                <w:szCs w:val="20"/>
              </w:rPr>
              <w:t>PARAFAC</w:t>
            </w:r>
            <w:r w:rsidR="00220977" w:rsidRPr="002D0277">
              <w:rPr>
                <w:rFonts w:asciiTheme="minorHAnsi" w:hAnsiTheme="minorHAnsi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2D0277">
              <w:rPr>
                <w:rFonts w:asciiTheme="minorHAnsi" w:hAnsiTheme="minorHAnsi" w:cs="Calibri"/>
                <w:b/>
                <w:bCs/>
                <w:sz w:val="20"/>
                <w:szCs w:val="20"/>
              </w:rPr>
              <w:t>Blind</w:t>
            </w:r>
            <w:proofErr w:type="spellEnd"/>
            <w:r w:rsidRPr="002D0277">
              <w:rPr>
                <w:rFonts w:asciiTheme="minorHAnsi" w:hAnsiTheme="minorHAnsi" w:cs="Calibri"/>
                <w:b/>
                <w:bCs/>
                <w:sz w:val="20"/>
                <w:szCs w:val="20"/>
              </w:rPr>
              <w:t xml:space="preserve"> + PARAFAC</w:t>
            </w:r>
          </w:p>
          <w:p w14:paraId="55BE1D03" w14:textId="23BC6FBF" w:rsidR="004521F2" w:rsidRPr="002D0277" w:rsidRDefault="004521F2" w:rsidP="00FF1A5F">
            <w:pPr>
              <w:jc w:val="center"/>
              <w:rPr>
                <w:rFonts w:asciiTheme="minorHAnsi" w:hAnsiTheme="minorHAnsi" w:cs="Calibri"/>
                <w:b/>
                <w:bCs/>
                <w:sz w:val="20"/>
                <w:szCs w:val="20"/>
              </w:rPr>
            </w:pPr>
            <w:proofErr w:type="spellStart"/>
            <w:r w:rsidRPr="002D0277">
              <w:rPr>
                <w:rFonts w:asciiTheme="minorHAnsi" w:hAnsiTheme="minorHAnsi" w:cs="Calibri"/>
                <w:b/>
                <w:bCs/>
                <w:sz w:val="20"/>
                <w:szCs w:val="20"/>
              </w:rPr>
              <w:t>Constrained</w:t>
            </w:r>
            <w:proofErr w:type="spellEnd"/>
          </w:p>
        </w:tc>
        <w:tc>
          <w:tcPr>
            <w:tcW w:w="655" w:type="pct"/>
            <w:shd w:val="clear" w:color="auto" w:fill="D9D9D9" w:themeFill="background1" w:themeFillShade="D9"/>
            <w:vAlign w:val="center"/>
          </w:tcPr>
          <w:p w14:paraId="7F7269C8" w14:textId="5C043B4B" w:rsidR="004521F2" w:rsidRPr="002D0277" w:rsidRDefault="00D222BF" w:rsidP="00FF1A5F">
            <w:pPr>
              <w:jc w:val="center"/>
              <w:rPr>
                <w:rFonts w:asciiTheme="minorHAnsi" w:hAnsiTheme="minorHAnsi" w:cs="Calibri"/>
                <w:b/>
                <w:bCs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b/>
                <w:bCs/>
                <w:sz w:val="20"/>
                <w:szCs w:val="20"/>
              </w:rPr>
              <w:t xml:space="preserve">PARAFAC </w:t>
            </w:r>
            <w:proofErr w:type="spellStart"/>
            <w:r w:rsidRPr="002D0277">
              <w:rPr>
                <w:rFonts w:asciiTheme="minorHAnsi" w:hAnsiTheme="minorHAnsi" w:cs="Calibri"/>
                <w:b/>
                <w:bCs/>
                <w:sz w:val="20"/>
                <w:szCs w:val="20"/>
              </w:rPr>
              <w:t>Blind</w:t>
            </w:r>
            <w:proofErr w:type="spellEnd"/>
            <w:r w:rsidRPr="002D0277">
              <w:rPr>
                <w:rFonts w:asciiTheme="minorHAnsi" w:hAnsiTheme="minorHAnsi" w:cs="Calibri"/>
                <w:b/>
                <w:bCs/>
                <w:sz w:val="20"/>
                <w:szCs w:val="20"/>
              </w:rPr>
              <w:t xml:space="preserve"> + PARAFAC2</w:t>
            </w:r>
          </w:p>
          <w:p w14:paraId="796BE177" w14:textId="24E94BD6" w:rsidR="004521F2" w:rsidRPr="002D0277" w:rsidRDefault="004521F2" w:rsidP="00FF1A5F">
            <w:pPr>
              <w:jc w:val="center"/>
              <w:rPr>
                <w:rFonts w:asciiTheme="minorHAnsi" w:hAnsiTheme="minorHAnsi" w:cs="Calibri"/>
                <w:b/>
                <w:bCs/>
                <w:sz w:val="20"/>
                <w:szCs w:val="20"/>
              </w:rPr>
            </w:pPr>
            <w:proofErr w:type="spellStart"/>
            <w:r w:rsidRPr="002D0277">
              <w:rPr>
                <w:rFonts w:asciiTheme="minorHAnsi" w:hAnsiTheme="minorHAnsi" w:cs="Calibri"/>
                <w:b/>
                <w:bCs/>
                <w:sz w:val="20"/>
                <w:szCs w:val="20"/>
              </w:rPr>
              <w:t>Constrained</w:t>
            </w:r>
            <w:proofErr w:type="spellEnd"/>
          </w:p>
        </w:tc>
        <w:tc>
          <w:tcPr>
            <w:tcW w:w="635" w:type="pct"/>
            <w:shd w:val="clear" w:color="auto" w:fill="D9D9D9" w:themeFill="background1" w:themeFillShade="D9"/>
            <w:vAlign w:val="center"/>
          </w:tcPr>
          <w:p w14:paraId="3AB58938" w14:textId="1DCDF294" w:rsidR="004521F2" w:rsidRPr="002D0277" w:rsidRDefault="004521F2" w:rsidP="00FF1A5F">
            <w:pPr>
              <w:jc w:val="center"/>
              <w:rPr>
                <w:rFonts w:asciiTheme="minorHAnsi" w:hAnsiTheme="minorHAnsi" w:cs="Calibri"/>
                <w:b/>
                <w:bCs/>
                <w:sz w:val="20"/>
                <w:szCs w:val="20"/>
              </w:rPr>
            </w:pPr>
            <w:proofErr w:type="spellStart"/>
            <w:r w:rsidRPr="002D0277">
              <w:rPr>
                <w:rFonts w:asciiTheme="minorHAnsi" w:hAnsiTheme="minorHAnsi" w:cs="Calibri"/>
                <w:b/>
                <w:bCs/>
                <w:sz w:val="20"/>
                <w:szCs w:val="20"/>
              </w:rPr>
              <w:t>ChromaTOF</w:t>
            </w:r>
            <w:proofErr w:type="spellEnd"/>
          </w:p>
        </w:tc>
      </w:tr>
      <w:tr w:rsidR="00D222BF" w:rsidRPr="002D0277" w14:paraId="78CF2B32" w14:textId="77777777" w:rsidTr="00866E3A">
        <w:trPr>
          <w:trHeight w:val="113"/>
        </w:trPr>
        <w:tc>
          <w:tcPr>
            <w:tcW w:w="653" w:type="pct"/>
            <w:vMerge w:val="restart"/>
            <w:vAlign w:val="center"/>
          </w:tcPr>
          <w:p w14:paraId="11C89C74" w14:textId="6B3C84D0" w:rsidR="004521F2" w:rsidRPr="002D0277" w:rsidRDefault="004521F2" w:rsidP="004521F2">
            <w:pPr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sz w:val="20"/>
                <w:szCs w:val="20"/>
              </w:rPr>
              <w:t>Lilial</w:t>
            </w:r>
          </w:p>
        </w:tc>
        <w:tc>
          <w:tcPr>
            <w:tcW w:w="728" w:type="pct"/>
            <w:vAlign w:val="center"/>
          </w:tcPr>
          <w:p w14:paraId="6B7C9879" w14:textId="61338D82" w:rsidR="004521F2" w:rsidRPr="002D0277" w:rsidRDefault="004521F2" w:rsidP="004521F2">
            <w:pPr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sz w:val="20"/>
                <w:szCs w:val="20"/>
              </w:rPr>
              <w:t>A_02ppb</w:t>
            </w:r>
          </w:p>
        </w:tc>
        <w:tc>
          <w:tcPr>
            <w:tcW w:w="509" w:type="pct"/>
            <w:vAlign w:val="center"/>
          </w:tcPr>
          <w:p w14:paraId="25F246D4" w14:textId="25694C62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1</w:t>
            </w:r>
            <w:r w:rsidR="00906E1D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30E+06</w:t>
            </w:r>
          </w:p>
        </w:tc>
        <w:tc>
          <w:tcPr>
            <w:tcW w:w="582" w:type="pct"/>
            <w:vAlign w:val="center"/>
          </w:tcPr>
          <w:p w14:paraId="5A940A02" w14:textId="241B3E19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1</w:t>
            </w:r>
            <w:r w:rsidR="0027535A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42E+06</w:t>
            </w:r>
          </w:p>
        </w:tc>
        <w:tc>
          <w:tcPr>
            <w:tcW w:w="582" w:type="pct"/>
            <w:vAlign w:val="center"/>
          </w:tcPr>
          <w:p w14:paraId="7C50C424" w14:textId="3A9E06A1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1</w:t>
            </w:r>
            <w:r w:rsidR="000625F5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42E+06</w:t>
            </w:r>
          </w:p>
        </w:tc>
        <w:tc>
          <w:tcPr>
            <w:tcW w:w="655" w:type="pct"/>
            <w:vAlign w:val="center"/>
          </w:tcPr>
          <w:p w14:paraId="41819BFA" w14:textId="1654EE60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1</w:t>
            </w:r>
            <w:r w:rsidR="008D5E5D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48E+06</w:t>
            </w:r>
          </w:p>
        </w:tc>
        <w:tc>
          <w:tcPr>
            <w:tcW w:w="655" w:type="pct"/>
            <w:vAlign w:val="center"/>
          </w:tcPr>
          <w:p w14:paraId="2449AC40" w14:textId="14887A0D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CA3972">
              <w:rPr>
                <w:rFonts w:asciiTheme="minorHAnsi" w:hAnsiTheme="minorHAnsi" w:cs="Calibri"/>
                <w:sz w:val="20"/>
                <w:szCs w:val="20"/>
              </w:rPr>
              <w:t>1</w:t>
            </w:r>
            <w:r w:rsidR="00D95105" w:rsidRPr="00CA3972">
              <w:rPr>
                <w:rFonts w:asciiTheme="minorHAnsi" w:hAnsiTheme="minorHAnsi" w:cs="Calibri"/>
                <w:sz w:val="20"/>
                <w:szCs w:val="20"/>
              </w:rPr>
              <w:t>.</w:t>
            </w:r>
            <w:r w:rsidRPr="00CA3972">
              <w:rPr>
                <w:rFonts w:asciiTheme="minorHAnsi" w:hAnsiTheme="minorHAnsi" w:cs="Calibri"/>
                <w:sz w:val="20"/>
                <w:szCs w:val="20"/>
              </w:rPr>
              <w:t>34E+06</w:t>
            </w:r>
          </w:p>
        </w:tc>
        <w:tc>
          <w:tcPr>
            <w:tcW w:w="635" w:type="pct"/>
            <w:vAlign w:val="center"/>
          </w:tcPr>
          <w:p w14:paraId="3961D257" w14:textId="62BDD3A8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1</w:t>
            </w:r>
            <w:r w:rsidR="00CD53FB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39E+06</w:t>
            </w:r>
          </w:p>
        </w:tc>
      </w:tr>
      <w:tr w:rsidR="00D222BF" w:rsidRPr="002D0277" w14:paraId="68005547" w14:textId="77777777" w:rsidTr="00866E3A">
        <w:trPr>
          <w:trHeight w:val="113"/>
        </w:trPr>
        <w:tc>
          <w:tcPr>
            <w:tcW w:w="653" w:type="pct"/>
            <w:vMerge/>
          </w:tcPr>
          <w:p w14:paraId="65AD103A" w14:textId="77777777" w:rsidR="004521F2" w:rsidRPr="002D0277" w:rsidRDefault="004521F2" w:rsidP="004521F2">
            <w:pPr>
              <w:rPr>
                <w:rFonts w:asciiTheme="minorHAnsi" w:hAnsiTheme="minorHAnsi" w:cs="Calibri"/>
                <w:sz w:val="20"/>
                <w:szCs w:val="20"/>
              </w:rPr>
            </w:pPr>
          </w:p>
        </w:tc>
        <w:tc>
          <w:tcPr>
            <w:tcW w:w="728" w:type="pct"/>
            <w:vAlign w:val="center"/>
          </w:tcPr>
          <w:p w14:paraId="3EB903F7" w14:textId="5826DB04" w:rsidR="004521F2" w:rsidRPr="002D0277" w:rsidRDefault="004521F2" w:rsidP="004521F2">
            <w:pPr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sz w:val="20"/>
                <w:szCs w:val="20"/>
              </w:rPr>
              <w:t>B_02ppb</w:t>
            </w:r>
          </w:p>
        </w:tc>
        <w:tc>
          <w:tcPr>
            <w:tcW w:w="509" w:type="pct"/>
            <w:vAlign w:val="center"/>
          </w:tcPr>
          <w:p w14:paraId="5AD9FCA9" w14:textId="4F2CB74B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1</w:t>
            </w:r>
            <w:r w:rsidR="00906E1D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58E+06</w:t>
            </w:r>
          </w:p>
        </w:tc>
        <w:tc>
          <w:tcPr>
            <w:tcW w:w="582" w:type="pct"/>
            <w:vAlign w:val="center"/>
          </w:tcPr>
          <w:p w14:paraId="77BEC8BE" w14:textId="60A9CC86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1</w:t>
            </w:r>
            <w:r w:rsidR="0027535A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73E+06</w:t>
            </w:r>
          </w:p>
        </w:tc>
        <w:tc>
          <w:tcPr>
            <w:tcW w:w="582" w:type="pct"/>
            <w:vAlign w:val="center"/>
          </w:tcPr>
          <w:p w14:paraId="6D2809B2" w14:textId="2A63D57A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1</w:t>
            </w:r>
            <w:r w:rsidR="000625F5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73E+06</w:t>
            </w:r>
          </w:p>
        </w:tc>
        <w:tc>
          <w:tcPr>
            <w:tcW w:w="655" w:type="pct"/>
            <w:vAlign w:val="center"/>
          </w:tcPr>
          <w:p w14:paraId="3408E86D" w14:textId="087C45B7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1</w:t>
            </w:r>
            <w:r w:rsidR="008D5E5D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80E+06</w:t>
            </w:r>
          </w:p>
        </w:tc>
        <w:tc>
          <w:tcPr>
            <w:tcW w:w="655" w:type="pct"/>
            <w:vAlign w:val="center"/>
          </w:tcPr>
          <w:p w14:paraId="54C973B0" w14:textId="69C3169B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1</w:t>
            </w:r>
            <w:r w:rsidR="00D95105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62E+06</w:t>
            </w:r>
          </w:p>
        </w:tc>
        <w:tc>
          <w:tcPr>
            <w:tcW w:w="635" w:type="pct"/>
            <w:vAlign w:val="center"/>
          </w:tcPr>
          <w:p w14:paraId="4F681BD3" w14:textId="39DBBCD6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1</w:t>
            </w:r>
            <w:r w:rsidR="00CD53FB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72E+06</w:t>
            </w:r>
          </w:p>
        </w:tc>
      </w:tr>
      <w:tr w:rsidR="00D222BF" w:rsidRPr="002D0277" w14:paraId="7A83785F" w14:textId="77777777" w:rsidTr="00866E3A">
        <w:trPr>
          <w:trHeight w:val="113"/>
        </w:trPr>
        <w:tc>
          <w:tcPr>
            <w:tcW w:w="653" w:type="pct"/>
            <w:vMerge/>
          </w:tcPr>
          <w:p w14:paraId="317AA86D" w14:textId="77777777" w:rsidR="004521F2" w:rsidRPr="002D0277" w:rsidRDefault="004521F2" w:rsidP="004521F2">
            <w:pPr>
              <w:rPr>
                <w:rFonts w:asciiTheme="minorHAnsi" w:hAnsiTheme="minorHAnsi" w:cs="Calibri"/>
                <w:sz w:val="20"/>
                <w:szCs w:val="20"/>
              </w:rPr>
            </w:pPr>
          </w:p>
        </w:tc>
        <w:tc>
          <w:tcPr>
            <w:tcW w:w="728" w:type="pct"/>
            <w:vAlign w:val="center"/>
          </w:tcPr>
          <w:p w14:paraId="6FD466A6" w14:textId="3B5470DD" w:rsidR="004521F2" w:rsidRPr="002D0277" w:rsidRDefault="004521F2" w:rsidP="004521F2">
            <w:pPr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sz w:val="20"/>
                <w:szCs w:val="20"/>
              </w:rPr>
              <w:t>C_02ppb</w:t>
            </w:r>
          </w:p>
        </w:tc>
        <w:tc>
          <w:tcPr>
            <w:tcW w:w="509" w:type="pct"/>
            <w:vAlign w:val="center"/>
          </w:tcPr>
          <w:p w14:paraId="4272D0B0" w14:textId="39C62D09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1</w:t>
            </w:r>
            <w:r w:rsidR="00906E1D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71E+06</w:t>
            </w:r>
          </w:p>
        </w:tc>
        <w:tc>
          <w:tcPr>
            <w:tcW w:w="582" w:type="pct"/>
            <w:vAlign w:val="center"/>
          </w:tcPr>
          <w:p w14:paraId="49BCB672" w14:textId="46D89E9B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1</w:t>
            </w:r>
            <w:r w:rsidR="0027535A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86E+06</w:t>
            </w:r>
          </w:p>
        </w:tc>
        <w:tc>
          <w:tcPr>
            <w:tcW w:w="582" w:type="pct"/>
            <w:vAlign w:val="center"/>
          </w:tcPr>
          <w:p w14:paraId="67B00A54" w14:textId="0CCC493C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1</w:t>
            </w:r>
            <w:r w:rsidR="000625F5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86E+06</w:t>
            </w:r>
          </w:p>
        </w:tc>
        <w:tc>
          <w:tcPr>
            <w:tcW w:w="655" w:type="pct"/>
            <w:vAlign w:val="center"/>
          </w:tcPr>
          <w:p w14:paraId="67892D54" w14:textId="6A952331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1</w:t>
            </w:r>
            <w:r w:rsidR="008D5E5D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86E+06</w:t>
            </w:r>
          </w:p>
        </w:tc>
        <w:tc>
          <w:tcPr>
            <w:tcW w:w="655" w:type="pct"/>
            <w:vAlign w:val="center"/>
          </w:tcPr>
          <w:p w14:paraId="149CD02D" w14:textId="4ECA408E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1</w:t>
            </w:r>
            <w:r w:rsidR="00D95105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75E+06</w:t>
            </w:r>
          </w:p>
        </w:tc>
        <w:tc>
          <w:tcPr>
            <w:tcW w:w="635" w:type="pct"/>
            <w:vAlign w:val="center"/>
          </w:tcPr>
          <w:p w14:paraId="5EEB0DF6" w14:textId="502D5EFA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1</w:t>
            </w:r>
            <w:r w:rsidR="00CD53FB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85E+06</w:t>
            </w:r>
          </w:p>
        </w:tc>
      </w:tr>
      <w:tr w:rsidR="00D222BF" w:rsidRPr="002D0277" w14:paraId="2970A5E0" w14:textId="77777777" w:rsidTr="00866E3A">
        <w:trPr>
          <w:trHeight w:val="113"/>
        </w:trPr>
        <w:tc>
          <w:tcPr>
            <w:tcW w:w="653" w:type="pct"/>
            <w:vMerge/>
          </w:tcPr>
          <w:p w14:paraId="063BD591" w14:textId="77777777" w:rsidR="004521F2" w:rsidRPr="002D0277" w:rsidRDefault="004521F2" w:rsidP="004521F2">
            <w:pPr>
              <w:rPr>
                <w:rFonts w:asciiTheme="minorHAnsi" w:hAnsiTheme="minorHAnsi" w:cs="Calibri"/>
                <w:sz w:val="20"/>
                <w:szCs w:val="20"/>
              </w:rPr>
            </w:pPr>
          </w:p>
        </w:tc>
        <w:tc>
          <w:tcPr>
            <w:tcW w:w="728" w:type="pct"/>
            <w:vAlign w:val="center"/>
          </w:tcPr>
          <w:p w14:paraId="20ADC4D5" w14:textId="499C24C7" w:rsidR="004521F2" w:rsidRPr="002D0277" w:rsidRDefault="004521F2" w:rsidP="004521F2">
            <w:pPr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sz w:val="20"/>
                <w:szCs w:val="20"/>
              </w:rPr>
              <w:t>A_04ppb</w:t>
            </w:r>
          </w:p>
        </w:tc>
        <w:tc>
          <w:tcPr>
            <w:tcW w:w="509" w:type="pct"/>
            <w:vAlign w:val="center"/>
          </w:tcPr>
          <w:p w14:paraId="4564DDA5" w14:textId="0E814D13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2</w:t>
            </w:r>
            <w:r w:rsidR="00906E1D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94E+06</w:t>
            </w:r>
          </w:p>
        </w:tc>
        <w:tc>
          <w:tcPr>
            <w:tcW w:w="582" w:type="pct"/>
            <w:vAlign w:val="center"/>
          </w:tcPr>
          <w:p w14:paraId="4997DA9B" w14:textId="09F7A7A2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3</w:t>
            </w:r>
            <w:r w:rsidR="0027535A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25E+06</w:t>
            </w:r>
          </w:p>
        </w:tc>
        <w:tc>
          <w:tcPr>
            <w:tcW w:w="582" w:type="pct"/>
            <w:vAlign w:val="center"/>
          </w:tcPr>
          <w:p w14:paraId="61AA5A14" w14:textId="000D4CC7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2</w:t>
            </w:r>
            <w:r w:rsidR="000625F5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83E+06</w:t>
            </w:r>
          </w:p>
        </w:tc>
        <w:tc>
          <w:tcPr>
            <w:tcW w:w="655" w:type="pct"/>
            <w:vAlign w:val="center"/>
          </w:tcPr>
          <w:p w14:paraId="5F4E8F13" w14:textId="3AEC1A13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3</w:t>
            </w:r>
            <w:r w:rsidR="008D5E5D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33E+06</w:t>
            </w:r>
          </w:p>
        </w:tc>
        <w:tc>
          <w:tcPr>
            <w:tcW w:w="655" w:type="pct"/>
            <w:vAlign w:val="center"/>
          </w:tcPr>
          <w:p w14:paraId="63D3B5A0" w14:textId="76BD1586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3</w:t>
            </w:r>
            <w:r w:rsidR="00D95105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05E+06</w:t>
            </w:r>
          </w:p>
        </w:tc>
        <w:tc>
          <w:tcPr>
            <w:tcW w:w="635" w:type="pct"/>
            <w:vAlign w:val="center"/>
          </w:tcPr>
          <w:p w14:paraId="4BEBA047" w14:textId="3EF809E4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3</w:t>
            </w:r>
            <w:r w:rsidR="00CD53FB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13E+06</w:t>
            </w:r>
          </w:p>
        </w:tc>
      </w:tr>
      <w:tr w:rsidR="00D222BF" w:rsidRPr="002D0277" w14:paraId="661B5511" w14:textId="77777777" w:rsidTr="00866E3A">
        <w:trPr>
          <w:trHeight w:val="113"/>
        </w:trPr>
        <w:tc>
          <w:tcPr>
            <w:tcW w:w="653" w:type="pct"/>
            <w:vMerge/>
          </w:tcPr>
          <w:p w14:paraId="0D9FCE4D" w14:textId="77777777" w:rsidR="004521F2" w:rsidRPr="002D0277" w:rsidRDefault="004521F2" w:rsidP="004521F2">
            <w:pPr>
              <w:rPr>
                <w:rFonts w:asciiTheme="minorHAnsi" w:hAnsiTheme="minorHAnsi" w:cs="Calibri"/>
                <w:sz w:val="20"/>
                <w:szCs w:val="20"/>
              </w:rPr>
            </w:pPr>
          </w:p>
        </w:tc>
        <w:tc>
          <w:tcPr>
            <w:tcW w:w="728" w:type="pct"/>
            <w:vAlign w:val="center"/>
          </w:tcPr>
          <w:p w14:paraId="6198534C" w14:textId="407CC509" w:rsidR="004521F2" w:rsidRPr="002D0277" w:rsidRDefault="004521F2" w:rsidP="004521F2">
            <w:pPr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sz w:val="20"/>
                <w:szCs w:val="20"/>
              </w:rPr>
              <w:t>B_04ppb</w:t>
            </w:r>
          </w:p>
        </w:tc>
        <w:tc>
          <w:tcPr>
            <w:tcW w:w="509" w:type="pct"/>
            <w:vAlign w:val="center"/>
          </w:tcPr>
          <w:p w14:paraId="2BC06B0B" w14:textId="009E8454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3</w:t>
            </w:r>
            <w:r w:rsidR="00906E1D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27E+06</w:t>
            </w:r>
          </w:p>
        </w:tc>
        <w:tc>
          <w:tcPr>
            <w:tcW w:w="582" w:type="pct"/>
            <w:vAlign w:val="center"/>
          </w:tcPr>
          <w:p w14:paraId="0FD75612" w14:textId="5279A05C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3</w:t>
            </w:r>
            <w:r w:rsidR="0027535A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66E+06</w:t>
            </w:r>
          </w:p>
        </w:tc>
        <w:tc>
          <w:tcPr>
            <w:tcW w:w="582" w:type="pct"/>
            <w:vAlign w:val="center"/>
          </w:tcPr>
          <w:p w14:paraId="530DB88B" w14:textId="12BF08D4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3</w:t>
            </w:r>
            <w:r w:rsidR="000625F5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50E+06</w:t>
            </w:r>
          </w:p>
        </w:tc>
        <w:tc>
          <w:tcPr>
            <w:tcW w:w="655" w:type="pct"/>
            <w:vAlign w:val="center"/>
          </w:tcPr>
          <w:p w14:paraId="506D9BB0" w14:textId="3AAAD7EA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3</w:t>
            </w:r>
            <w:r w:rsidR="008D5E5D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62E+06</w:t>
            </w:r>
          </w:p>
        </w:tc>
        <w:tc>
          <w:tcPr>
            <w:tcW w:w="655" w:type="pct"/>
            <w:vAlign w:val="center"/>
          </w:tcPr>
          <w:p w14:paraId="17FA9E0F" w14:textId="5BA601EB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3</w:t>
            </w:r>
            <w:r w:rsidR="00D95105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38E+06</w:t>
            </w:r>
          </w:p>
        </w:tc>
        <w:tc>
          <w:tcPr>
            <w:tcW w:w="635" w:type="pct"/>
            <w:vAlign w:val="center"/>
          </w:tcPr>
          <w:p w14:paraId="048E673D" w14:textId="3E4ABEDE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3</w:t>
            </w:r>
            <w:r w:rsidR="00CD53FB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62E+06</w:t>
            </w:r>
          </w:p>
        </w:tc>
      </w:tr>
      <w:tr w:rsidR="00D222BF" w:rsidRPr="002D0277" w14:paraId="76590733" w14:textId="77777777" w:rsidTr="00866E3A">
        <w:trPr>
          <w:trHeight w:val="113"/>
        </w:trPr>
        <w:tc>
          <w:tcPr>
            <w:tcW w:w="653" w:type="pct"/>
            <w:vMerge/>
          </w:tcPr>
          <w:p w14:paraId="6E5A73FC" w14:textId="77777777" w:rsidR="004521F2" w:rsidRPr="002D0277" w:rsidRDefault="004521F2" w:rsidP="004521F2">
            <w:pPr>
              <w:rPr>
                <w:rFonts w:asciiTheme="minorHAnsi" w:hAnsiTheme="minorHAnsi" w:cs="Calibri"/>
                <w:sz w:val="20"/>
                <w:szCs w:val="20"/>
              </w:rPr>
            </w:pPr>
          </w:p>
        </w:tc>
        <w:tc>
          <w:tcPr>
            <w:tcW w:w="728" w:type="pct"/>
            <w:vAlign w:val="center"/>
          </w:tcPr>
          <w:p w14:paraId="419B5913" w14:textId="46BA2641" w:rsidR="004521F2" w:rsidRPr="002D0277" w:rsidRDefault="004521F2" w:rsidP="004521F2">
            <w:pPr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sz w:val="20"/>
                <w:szCs w:val="20"/>
              </w:rPr>
              <w:t>C_04ppb</w:t>
            </w:r>
          </w:p>
        </w:tc>
        <w:tc>
          <w:tcPr>
            <w:tcW w:w="509" w:type="pct"/>
            <w:vAlign w:val="center"/>
          </w:tcPr>
          <w:p w14:paraId="7FB4F6F4" w14:textId="0EA69FEA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3</w:t>
            </w:r>
            <w:r w:rsidR="00906E1D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18E+06</w:t>
            </w:r>
          </w:p>
        </w:tc>
        <w:tc>
          <w:tcPr>
            <w:tcW w:w="582" w:type="pct"/>
            <w:vAlign w:val="center"/>
          </w:tcPr>
          <w:p w14:paraId="5C72F2AA" w14:textId="51BFA6BD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3</w:t>
            </w:r>
            <w:r w:rsidR="0027535A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64E+06</w:t>
            </w:r>
          </w:p>
        </w:tc>
        <w:tc>
          <w:tcPr>
            <w:tcW w:w="582" w:type="pct"/>
            <w:vAlign w:val="center"/>
          </w:tcPr>
          <w:p w14:paraId="40D43F8C" w14:textId="55EA0237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3</w:t>
            </w:r>
            <w:r w:rsidR="000625F5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51E+06</w:t>
            </w:r>
          </w:p>
        </w:tc>
        <w:tc>
          <w:tcPr>
            <w:tcW w:w="655" w:type="pct"/>
            <w:vAlign w:val="center"/>
          </w:tcPr>
          <w:p w14:paraId="2996A4E5" w14:textId="6636E703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3</w:t>
            </w:r>
            <w:r w:rsidR="008D5E5D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42E+06</w:t>
            </w:r>
          </w:p>
        </w:tc>
        <w:tc>
          <w:tcPr>
            <w:tcW w:w="655" w:type="pct"/>
            <w:vAlign w:val="center"/>
          </w:tcPr>
          <w:p w14:paraId="1340A02A" w14:textId="7263765E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3</w:t>
            </w:r>
            <w:r w:rsidR="00D95105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29E+06</w:t>
            </w:r>
          </w:p>
        </w:tc>
        <w:tc>
          <w:tcPr>
            <w:tcW w:w="635" w:type="pct"/>
            <w:vAlign w:val="center"/>
          </w:tcPr>
          <w:p w14:paraId="314D1CDD" w14:textId="2CF33974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3</w:t>
            </w:r>
            <w:r w:rsidR="00CD53FB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54E+06</w:t>
            </w:r>
          </w:p>
        </w:tc>
      </w:tr>
      <w:tr w:rsidR="00D222BF" w:rsidRPr="002D0277" w14:paraId="45A2FE96" w14:textId="77777777" w:rsidTr="00866E3A">
        <w:trPr>
          <w:trHeight w:val="113"/>
        </w:trPr>
        <w:tc>
          <w:tcPr>
            <w:tcW w:w="653" w:type="pct"/>
            <w:vMerge/>
          </w:tcPr>
          <w:p w14:paraId="3E9D17BE" w14:textId="77777777" w:rsidR="004521F2" w:rsidRPr="002D0277" w:rsidRDefault="004521F2" w:rsidP="004521F2">
            <w:pPr>
              <w:rPr>
                <w:rFonts w:asciiTheme="minorHAnsi" w:hAnsiTheme="minorHAnsi" w:cs="Calibri"/>
                <w:sz w:val="20"/>
                <w:szCs w:val="20"/>
              </w:rPr>
            </w:pPr>
          </w:p>
        </w:tc>
        <w:tc>
          <w:tcPr>
            <w:tcW w:w="728" w:type="pct"/>
            <w:vAlign w:val="center"/>
          </w:tcPr>
          <w:p w14:paraId="50762337" w14:textId="1F208BBA" w:rsidR="004521F2" w:rsidRPr="002D0277" w:rsidRDefault="004521F2" w:rsidP="004521F2">
            <w:pPr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sz w:val="20"/>
                <w:szCs w:val="20"/>
              </w:rPr>
              <w:t>A_1ppb</w:t>
            </w:r>
          </w:p>
        </w:tc>
        <w:tc>
          <w:tcPr>
            <w:tcW w:w="509" w:type="pct"/>
            <w:vAlign w:val="center"/>
          </w:tcPr>
          <w:p w14:paraId="5F31E034" w14:textId="5A82D79D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5</w:t>
            </w:r>
            <w:r w:rsidR="00906E1D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19E+06</w:t>
            </w:r>
          </w:p>
        </w:tc>
        <w:tc>
          <w:tcPr>
            <w:tcW w:w="582" w:type="pct"/>
            <w:vAlign w:val="center"/>
          </w:tcPr>
          <w:p w14:paraId="177301F6" w14:textId="4350FB0C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6</w:t>
            </w:r>
            <w:r w:rsidR="0027535A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03E+06</w:t>
            </w:r>
          </w:p>
        </w:tc>
        <w:tc>
          <w:tcPr>
            <w:tcW w:w="582" w:type="pct"/>
            <w:vAlign w:val="center"/>
          </w:tcPr>
          <w:p w14:paraId="321EF064" w14:textId="79273FD8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5</w:t>
            </w:r>
            <w:r w:rsidR="000625F5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65E+06</w:t>
            </w:r>
          </w:p>
        </w:tc>
        <w:tc>
          <w:tcPr>
            <w:tcW w:w="655" w:type="pct"/>
            <w:vAlign w:val="center"/>
          </w:tcPr>
          <w:p w14:paraId="67F904BE" w14:textId="385B2070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5</w:t>
            </w:r>
            <w:r w:rsidR="008D5E5D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86E+06</w:t>
            </w:r>
          </w:p>
        </w:tc>
        <w:tc>
          <w:tcPr>
            <w:tcW w:w="655" w:type="pct"/>
            <w:vAlign w:val="center"/>
          </w:tcPr>
          <w:p w14:paraId="5737D3C0" w14:textId="1FAC3A05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5</w:t>
            </w:r>
            <w:r w:rsidR="000A1176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47E+06</w:t>
            </w:r>
          </w:p>
        </w:tc>
        <w:tc>
          <w:tcPr>
            <w:tcW w:w="635" w:type="pct"/>
            <w:vAlign w:val="center"/>
          </w:tcPr>
          <w:p w14:paraId="13C347B7" w14:textId="52FA1601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3</w:t>
            </w:r>
            <w:r w:rsidR="00CD53FB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08E+06</w:t>
            </w:r>
          </w:p>
        </w:tc>
      </w:tr>
      <w:tr w:rsidR="00D222BF" w:rsidRPr="002D0277" w14:paraId="5428CCC2" w14:textId="77777777" w:rsidTr="00866E3A">
        <w:trPr>
          <w:trHeight w:val="113"/>
        </w:trPr>
        <w:tc>
          <w:tcPr>
            <w:tcW w:w="653" w:type="pct"/>
            <w:vMerge/>
          </w:tcPr>
          <w:p w14:paraId="655603FC" w14:textId="77777777" w:rsidR="004521F2" w:rsidRPr="002D0277" w:rsidRDefault="004521F2" w:rsidP="004521F2">
            <w:pPr>
              <w:rPr>
                <w:rFonts w:asciiTheme="minorHAnsi" w:hAnsiTheme="minorHAnsi" w:cs="Calibri"/>
                <w:sz w:val="20"/>
                <w:szCs w:val="20"/>
              </w:rPr>
            </w:pPr>
          </w:p>
        </w:tc>
        <w:tc>
          <w:tcPr>
            <w:tcW w:w="728" w:type="pct"/>
            <w:vAlign w:val="center"/>
          </w:tcPr>
          <w:p w14:paraId="1CE792EB" w14:textId="2BA49E34" w:rsidR="004521F2" w:rsidRPr="002D0277" w:rsidRDefault="004521F2" w:rsidP="004521F2">
            <w:pPr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sz w:val="20"/>
                <w:szCs w:val="20"/>
              </w:rPr>
              <w:t>B_1ppb</w:t>
            </w:r>
          </w:p>
        </w:tc>
        <w:tc>
          <w:tcPr>
            <w:tcW w:w="509" w:type="pct"/>
            <w:vAlign w:val="center"/>
          </w:tcPr>
          <w:p w14:paraId="7AFC00E8" w14:textId="07BF845B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4</w:t>
            </w:r>
            <w:r w:rsidR="00906E1D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17E+06</w:t>
            </w:r>
          </w:p>
        </w:tc>
        <w:tc>
          <w:tcPr>
            <w:tcW w:w="582" w:type="pct"/>
            <w:vAlign w:val="center"/>
          </w:tcPr>
          <w:p w14:paraId="30BBD12F" w14:textId="754DBF74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4</w:t>
            </w:r>
            <w:r w:rsidR="0027535A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95E+06</w:t>
            </w:r>
          </w:p>
        </w:tc>
        <w:tc>
          <w:tcPr>
            <w:tcW w:w="582" w:type="pct"/>
            <w:vAlign w:val="center"/>
          </w:tcPr>
          <w:p w14:paraId="3054D4C3" w14:textId="29780C82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4</w:t>
            </w:r>
            <w:r w:rsidR="000625F5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52E+06</w:t>
            </w:r>
          </w:p>
        </w:tc>
        <w:tc>
          <w:tcPr>
            <w:tcW w:w="655" w:type="pct"/>
            <w:vAlign w:val="center"/>
          </w:tcPr>
          <w:p w14:paraId="41730AC4" w14:textId="76A15BF8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4</w:t>
            </w:r>
            <w:r w:rsidR="008D5E5D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67E+06</w:t>
            </w:r>
          </w:p>
        </w:tc>
        <w:tc>
          <w:tcPr>
            <w:tcW w:w="655" w:type="pct"/>
            <w:vAlign w:val="center"/>
          </w:tcPr>
          <w:p w14:paraId="7570D771" w14:textId="39BF186B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4</w:t>
            </w:r>
            <w:r w:rsidR="000A1176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35E+06</w:t>
            </w:r>
          </w:p>
        </w:tc>
        <w:tc>
          <w:tcPr>
            <w:tcW w:w="635" w:type="pct"/>
            <w:vAlign w:val="center"/>
          </w:tcPr>
          <w:p w14:paraId="05060CE1" w14:textId="10A5F436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3</w:t>
            </w:r>
            <w:r w:rsidR="00CD53FB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10E+06</w:t>
            </w:r>
          </w:p>
        </w:tc>
      </w:tr>
      <w:tr w:rsidR="00D222BF" w:rsidRPr="002D0277" w14:paraId="50558188" w14:textId="77777777" w:rsidTr="00866E3A">
        <w:trPr>
          <w:trHeight w:val="113"/>
        </w:trPr>
        <w:tc>
          <w:tcPr>
            <w:tcW w:w="653" w:type="pct"/>
            <w:vMerge/>
          </w:tcPr>
          <w:p w14:paraId="5012CE8A" w14:textId="77777777" w:rsidR="004521F2" w:rsidRPr="002D0277" w:rsidRDefault="004521F2" w:rsidP="004521F2">
            <w:pPr>
              <w:rPr>
                <w:rFonts w:asciiTheme="minorHAnsi" w:hAnsiTheme="minorHAnsi" w:cs="Calibri"/>
                <w:sz w:val="20"/>
                <w:szCs w:val="20"/>
              </w:rPr>
            </w:pPr>
          </w:p>
        </w:tc>
        <w:tc>
          <w:tcPr>
            <w:tcW w:w="728" w:type="pct"/>
            <w:vAlign w:val="center"/>
          </w:tcPr>
          <w:p w14:paraId="5B61D6FE" w14:textId="2FE3C53F" w:rsidR="004521F2" w:rsidRPr="002D0277" w:rsidRDefault="004521F2" w:rsidP="004521F2">
            <w:pPr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sz w:val="20"/>
                <w:szCs w:val="20"/>
              </w:rPr>
              <w:t>C_1ppb</w:t>
            </w:r>
          </w:p>
        </w:tc>
        <w:tc>
          <w:tcPr>
            <w:tcW w:w="509" w:type="pct"/>
            <w:vAlign w:val="center"/>
          </w:tcPr>
          <w:p w14:paraId="5381A75D" w14:textId="285C227F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3</w:t>
            </w:r>
            <w:r w:rsidR="0027535A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55E+06</w:t>
            </w:r>
          </w:p>
        </w:tc>
        <w:tc>
          <w:tcPr>
            <w:tcW w:w="582" w:type="pct"/>
            <w:vAlign w:val="center"/>
          </w:tcPr>
          <w:p w14:paraId="2FFE7380" w14:textId="4696C03F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4</w:t>
            </w:r>
            <w:r w:rsidR="0027535A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30E+06</w:t>
            </w:r>
          </w:p>
        </w:tc>
        <w:tc>
          <w:tcPr>
            <w:tcW w:w="582" w:type="pct"/>
            <w:vAlign w:val="center"/>
          </w:tcPr>
          <w:p w14:paraId="4FA1D1BC" w14:textId="0BFF0EAF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3</w:t>
            </w:r>
            <w:r w:rsidR="000625F5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87E+06</w:t>
            </w:r>
          </w:p>
        </w:tc>
        <w:tc>
          <w:tcPr>
            <w:tcW w:w="655" w:type="pct"/>
            <w:vAlign w:val="center"/>
          </w:tcPr>
          <w:p w14:paraId="0DF80A24" w14:textId="16872BAE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3</w:t>
            </w:r>
            <w:r w:rsidR="008D5E5D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95E+06</w:t>
            </w:r>
          </w:p>
        </w:tc>
        <w:tc>
          <w:tcPr>
            <w:tcW w:w="655" w:type="pct"/>
            <w:vAlign w:val="center"/>
          </w:tcPr>
          <w:p w14:paraId="7FA9CFAE" w14:textId="6F8007A4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3</w:t>
            </w:r>
            <w:r w:rsidR="000A1176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67E+06</w:t>
            </w:r>
          </w:p>
        </w:tc>
        <w:tc>
          <w:tcPr>
            <w:tcW w:w="635" w:type="pct"/>
            <w:vAlign w:val="center"/>
          </w:tcPr>
          <w:p w14:paraId="309146CA" w14:textId="2B8F9920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3</w:t>
            </w:r>
            <w:r w:rsidR="00CD53FB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90E+06</w:t>
            </w:r>
          </w:p>
        </w:tc>
      </w:tr>
      <w:tr w:rsidR="00D222BF" w:rsidRPr="002D0277" w14:paraId="3B354B9F" w14:textId="77777777" w:rsidTr="00866E3A">
        <w:trPr>
          <w:trHeight w:val="113"/>
        </w:trPr>
        <w:tc>
          <w:tcPr>
            <w:tcW w:w="653" w:type="pct"/>
            <w:vMerge/>
          </w:tcPr>
          <w:p w14:paraId="62389728" w14:textId="77777777" w:rsidR="004521F2" w:rsidRPr="002D0277" w:rsidRDefault="004521F2" w:rsidP="004521F2">
            <w:pPr>
              <w:rPr>
                <w:rFonts w:asciiTheme="minorHAnsi" w:hAnsiTheme="minorHAnsi" w:cs="Calibri"/>
                <w:sz w:val="20"/>
                <w:szCs w:val="20"/>
              </w:rPr>
            </w:pPr>
          </w:p>
        </w:tc>
        <w:tc>
          <w:tcPr>
            <w:tcW w:w="728" w:type="pct"/>
            <w:vAlign w:val="center"/>
          </w:tcPr>
          <w:p w14:paraId="057A3FE6" w14:textId="7C8A5700" w:rsidR="004521F2" w:rsidRPr="002D0277" w:rsidRDefault="004521F2" w:rsidP="004521F2">
            <w:pPr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sz w:val="20"/>
                <w:szCs w:val="20"/>
              </w:rPr>
              <w:t>A_2ppb</w:t>
            </w:r>
          </w:p>
        </w:tc>
        <w:tc>
          <w:tcPr>
            <w:tcW w:w="509" w:type="pct"/>
            <w:vAlign w:val="center"/>
          </w:tcPr>
          <w:p w14:paraId="3DF21538" w14:textId="30947FE7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7</w:t>
            </w:r>
            <w:r w:rsidR="0027535A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07E+06</w:t>
            </w:r>
          </w:p>
        </w:tc>
        <w:tc>
          <w:tcPr>
            <w:tcW w:w="582" w:type="pct"/>
            <w:vAlign w:val="center"/>
          </w:tcPr>
          <w:p w14:paraId="0B24E02D" w14:textId="781FFC57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8</w:t>
            </w:r>
            <w:r w:rsidR="0027535A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41E+06</w:t>
            </w:r>
          </w:p>
        </w:tc>
        <w:tc>
          <w:tcPr>
            <w:tcW w:w="582" w:type="pct"/>
            <w:vAlign w:val="center"/>
          </w:tcPr>
          <w:p w14:paraId="20B8C803" w14:textId="6ED2F728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7</w:t>
            </w:r>
            <w:r w:rsidR="000625F5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74E+06</w:t>
            </w:r>
          </w:p>
        </w:tc>
        <w:tc>
          <w:tcPr>
            <w:tcW w:w="655" w:type="pct"/>
            <w:vAlign w:val="center"/>
          </w:tcPr>
          <w:p w14:paraId="6BDDCE43" w14:textId="4A2A7AFB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7</w:t>
            </w:r>
            <w:r w:rsidR="008D5E5D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76E+06</w:t>
            </w:r>
          </w:p>
        </w:tc>
        <w:tc>
          <w:tcPr>
            <w:tcW w:w="655" w:type="pct"/>
            <w:vAlign w:val="center"/>
          </w:tcPr>
          <w:p w14:paraId="373EE2DE" w14:textId="51DB784A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7</w:t>
            </w:r>
            <w:r w:rsidR="000A1176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57E+06</w:t>
            </w:r>
          </w:p>
        </w:tc>
        <w:tc>
          <w:tcPr>
            <w:tcW w:w="635" w:type="pct"/>
            <w:vAlign w:val="center"/>
          </w:tcPr>
          <w:p w14:paraId="0292222A" w14:textId="6A867DC2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6</w:t>
            </w:r>
            <w:r w:rsidR="00CD53FB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01E+06</w:t>
            </w:r>
          </w:p>
        </w:tc>
      </w:tr>
      <w:tr w:rsidR="00D222BF" w:rsidRPr="002D0277" w14:paraId="4D3C7FBF" w14:textId="77777777" w:rsidTr="00866E3A">
        <w:trPr>
          <w:trHeight w:val="113"/>
        </w:trPr>
        <w:tc>
          <w:tcPr>
            <w:tcW w:w="653" w:type="pct"/>
            <w:vMerge/>
          </w:tcPr>
          <w:p w14:paraId="4BD0567A" w14:textId="77777777" w:rsidR="004521F2" w:rsidRPr="002D0277" w:rsidRDefault="004521F2" w:rsidP="004521F2">
            <w:pPr>
              <w:rPr>
                <w:rFonts w:asciiTheme="minorHAnsi" w:hAnsiTheme="minorHAnsi" w:cs="Calibri"/>
                <w:sz w:val="20"/>
                <w:szCs w:val="20"/>
              </w:rPr>
            </w:pPr>
          </w:p>
        </w:tc>
        <w:tc>
          <w:tcPr>
            <w:tcW w:w="728" w:type="pct"/>
            <w:vAlign w:val="center"/>
          </w:tcPr>
          <w:p w14:paraId="47ACDFCE" w14:textId="300BB29F" w:rsidR="004521F2" w:rsidRPr="002D0277" w:rsidRDefault="004521F2" w:rsidP="004521F2">
            <w:pPr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sz w:val="20"/>
                <w:szCs w:val="20"/>
              </w:rPr>
              <w:t>B_2ppb</w:t>
            </w:r>
          </w:p>
        </w:tc>
        <w:tc>
          <w:tcPr>
            <w:tcW w:w="509" w:type="pct"/>
            <w:vAlign w:val="center"/>
          </w:tcPr>
          <w:p w14:paraId="4E12BA07" w14:textId="2FD0D834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8</w:t>
            </w:r>
            <w:r w:rsidR="0027535A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13E+06</w:t>
            </w:r>
          </w:p>
        </w:tc>
        <w:tc>
          <w:tcPr>
            <w:tcW w:w="582" w:type="pct"/>
            <w:vAlign w:val="center"/>
          </w:tcPr>
          <w:p w14:paraId="3F77705D" w14:textId="3DED0CC0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9</w:t>
            </w:r>
            <w:r w:rsidR="0027535A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56E+06</w:t>
            </w:r>
          </w:p>
        </w:tc>
        <w:tc>
          <w:tcPr>
            <w:tcW w:w="582" w:type="pct"/>
            <w:vAlign w:val="center"/>
          </w:tcPr>
          <w:p w14:paraId="641E871C" w14:textId="3B4B4C5C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9</w:t>
            </w:r>
            <w:r w:rsidR="000625F5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06E+06</w:t>
            </w:r>
          </w:p>
        </w:tc>
        <w:tc>
          <w:tcPr>
            <w:tcW w:w="655" w:type="pct"/>
            <w:vAlign w:val="center"/>
          </w:tcPr>
          <w:p w14:paraId="02322986" w14:textId="15763401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8</w:t>
            </w:r>
            <w:r w:rsidR="008D5E5D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63E+06</w:t>
            </w:r>
          </w:p>
        </w:tc>
        <w:tc>
          <w:tcPr>
            <w:tcW w:w="655" w:type="pct"/>
            <w:vAlign w:val="center"/>
          </w:tcPr>
          <w:p w14:paraId="596F9FD1" w14:textId="3619714C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8</w:t>
            </w:r>
            <w:r w:rsidR="000A1176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83E+06</w:t>
            </w:r>
          </w:p>
        </w:tc>
        <w:tc>
          <w:tcPr>
            <w:tcW w:w="635" w:type="pct"/>
            <w:vAlign w:val="center"/>
          </w:tcPr>
          <w:p w14:paraId="2A53003A" w14:textId="38791204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9</w:t>
            </w:r>
            <w:r w:rsidR="00CD53FB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34E+06</w:t>
            </w:r>
          </w:p>
        </w:tc>
      </w:tr>
      <w:tr w:rsidR="00D222BF" w:rsidRPr="002D0277" w14:paraId="68B3C73A" w14:textId="77777777" w:rsidTr="00866E3A">
        <w:trPr>
          <w:trHeight w:val="113"/>
        </w:trPr>
        <w:tc>
          <w:tcPr>
            <w:tcW w:w="653" w:type="pct"/>
            <w:vMerge/>
          </w:tcPr>
          <w:p w14:paraId="14DBD26E" w14:textId="77777777" w:rsidR="004521F2" w:rsidRPr="002D0277" w:rsidRDefault="004521F2" w:rsidP="004521F2">
            <w:pPr>
              <w:rPr>
                <w:rFonts w:asciiTheme="minorHAnsi" w:hAnsiTheme="minorHAnsi" w:cs="Calibri"/>
                <w:sz w:val="20"/>
                <w:szCs w:val="20"/>
              </w:rPr>
            </w:pPr>
          </w:p>
        </w:tc>
        <w:tc>
          <w:tcPr>
            <w:tcW w:w="728" w:type="pct"/>
            <w:vAlign w:val="center"/>
          </w:tcPr>
          <w:p w14:paraId="3AC8A17D" w14:textId="1292628F" w:rsidR="004521F2" w:rsidRPr="002D0277" w:rsidRDefault="004521F2" w:rsidP="004521F2">
            <w:pPr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sz w:val="20"/>
                <w:szCs w:val="20"/>
              </w:rPr>
              <w:t>C_2ppb</w:t>
            </w:r>
          </w:p>
        </w:tc>
        <w:tc>
          <w:tcPr>
            <w:tcW w:w="509" w:type="pct"/>
            <w:vAlign w:val="center"/>
          </w:tcPr>
          <w:p w14:paraId="3DE80DC1" w14:textId="5037D6AA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9</w:t>
            </w:r>
            <w:r w:rsidR="0027535A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30E+06</w:t>
            </w:r>
          </w:p>
        </w:tc>
        <w:tc>
          <w:tcPr>
            <w:tcW w:w="582" w:type="pct"/>
            <w:vAlign w:val="center"/>
          </w:tcPr>
          <w:p w14:paraId="0A647AAF" w14:textId="3B5FBE64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1</w:t>
            </w:r>
            <w:r w:rsidR="0027535A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08E+07</w:t>
            </w:r>
          </w:p>
        </w:tc>
        <w:tc>
          <w:tcPr>
            <w:tcW w:w="582" w:type="pct"/>
            <w:vAlign w:val="center"/>
          </w:tcPr>
          <w:p w14:paraId="4BC34FAF" w14:textId="4244B299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1</w:t>
            </w:r>
            <w:r w:rsidR="000625F5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03E+07</w:t>
            </w:r>
          </w:p>
        </w:tc>
        <w:tc>
          <w:tcPr>
            <w:tcW w:w="655" w:type="pct"/>
            <w:vAlign w:val="center"/>
          </w:tcPr>
          <w:p w14:paraId="1ED4CAB0" w14:textId="2FF53867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9</w:t>
            </w:r>
            <w:r w:rsidR="008D5E5D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41E+06</w:t>
            </w:r>
          </w:p>
        </w:tc>
        <w:tc>
          <w:tcPr>
            <w:tcW w:w="655" w:type="pct"/>
            <w:vAlign w:val="center"/>
          </w:tcPr>
          <w:p w14:paraId="64707ACE" w14:textId="1C8C3906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1</w:t>
            </w:r>
            <w:r w:rsidR="000A1176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02E+07</w:t>
            </w:r>
          </w:p>
        </w:tc>
        <w:tc>
          <w:tcPr>
            <w:tcW w:w="635" w:type="pct"/>
            <w:vAlign w:val="center"/>
          </w:tcPr>
          <w:p w14:paraId="4A242BDE" w14:textId="16E166DA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1</w:t>
            </w:r>
            <w:r w:rsidR="00CD53FB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39E+06</w:t>
            </w:r>
          </w:p>
        </w:tc>
      </w:tr>
      <w:tr w:rsidR="00D222BF" w:rsidRPr="002D0277" w14:paraId="2E6E8644" w14:textId="77777777" w:rsidTr="00866E3A">
        <w:trPr>
          <w:trHeight w:val="170"/>
        </w:trPr>
        <w:tc>
          <w:tcPr>
            <w:tcW w:w="653" w:type="pct"/>
            <w:vMerge w:val="restart"/>
            <w:shd w:val="clear" w:color="auto" w:fill="D9D9D9" w:themeFill="background1" w:themeFillShade="D9"/>
          </w:tcPr>
          <w:p w14:paraId="63B042AE" w14:textId="496FF0C1" w:rsidR="007B42A4" w:rsidRPr="002D0277" w:rsidRDefault="004521F2" w:rsidP="004521F2">
            <w:pPr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sz w:val="20"/>
                <w:szCs w:val="20"/>
              </w:rPr>
              <w:t>4-</w:t>
            </w:r>
            <w:r w:rsidR="0087086E" w:rsidRPr="002D0277">
              <w:rPr>
                <w:rFonts w:asciiTheme="minorHAnsi" w:hAnsiTheme="minorHAnsi" w:cs="Calibri"/>
                <w:sz w:val="20"/>
                <w:szCs w:val="20"/>
              </w:rPr>
              <w:t>M</w:t>
            </w:r>
            <w:r w:rsidRPr="002D0277">
              <w:rPr>
                <w:rFonts w:asciiTheme="minorHAnsi" w:hAnsiTheme="minorHAnsi" w:cs="Calibri"/>
                <w:sz w:val="20"/>
                <w:szCs w:val="20"/>
              </w:rPr>
              <w:t>ethoxy</w:t>
            </w:r>
          </w:p>
          <w:p w14:paraId="5F2373F7" w14:textId="35E9C17A" w:rsidR="004521F2" w:rsidRPr="002D0277" w:rsidRDefault="004521F2" w:rsidP="004521F2">
            <w:pPr>
              <w:rPr>
                <w:rFonts w:asciiTheme="minorHAnsi" w:hAnsiTheme="minorHAnsi" w:cs="Calibri"/>
                <w:sz w:val="20"/>
                <w:szCs w:val="20"/>
              </w:rPr>
            </w:pPr>
            <w:proofErr w:type="spellStart"/>
            <w:r w:rsidRPr="002D0277">
              <w:rPr>
                <w:rFonts w:asciiTheme="minorHAnsi" w:hAnsiTheme="minorHAnsi" w:cs="Calibri"/>
                <w:sz w:val="20"/>
                <w:szCs w:val="20"/>
              </w:rPr>
              <w:t>benzenyl</w:t>
            </w:r>
            <w:proofErr w:type="spellEnd"/>
            <w:r w:rsidRPr="002D0277">
              <w:rPr>
                <w:rFonts w:asciiTheme="minorHAnsi" w:hAnsiTheme="minorHAnsi" w:cs="Calibri"/>
                <w:sz w:val="20"/>
                <w:szCs w:val="20"/>
              </w:rPr>
              <w:t xml:space="preserve"> alcohol</w:t>
            </w:r>
          </w:p>
        </w:tc>
        <w:tc>
          <w:tcPr>
            <w:tcW w:w="728" w:type="pct"/>
            <w:shd w:val="clear" w:color="auto" w:fill="D9D9D9" w:themeFill="background1" w:themeFillShade="D9"/>
          </w:tcPr>
          <w:p w14:paraId="6A4DAEAE" w14:textId="74403AFA" w:rsidR="004521F2" w:rsidRPr="002D0277" w:rsidRDefault="004521F2" w:rsidP="004521F2">
            <w:pPr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sz w:val="20"/>
                <w:szCs w:val="20"/>
              </w:rPr>
              <w:t>A_02ppb</w:t>
            </w:r>
          </w:p>
        </w:tc>
        <w:tc>
          <w:tcPr>
            <w:tcW w:w="509" w:type="pct"/>
            <w:shd w:val="clear" w:color="auto" w:fill="D9D9D9" w:themeFill="background1" w:themeFillShade="D9"/>
          </w:tcPr>
          <w:p w14:paraId="41332779" w14:textId="79C18B9A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</w:p>
        </w:tc>
        <w:tc>
          <w:tcPr>
            <w:tcW w:w="582" w:type="pct"/>
            <w:shd w:val="clear" w:color="auto" w:fill="D9D9D9" w:themeFill="background1" w:themeFillShade="D9"/>
          </w:tcPr>
          <w:p w14:paraId="627E13C3" w14:textId="77777777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</w:p>
        </w:tc>
        <w:tc>
          <w:tcPr>
            <w:tcW w:w="582" w:type="pct"/>
            <w:shd w:val="clear" w:color="auto" w:fill="D9D9D9" w:themeFill="background1" w:themeFillShade="D9"/>
          </w:tcPr>
          <w:p w14:paraId="19C912A2" w14:textId="77777777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</w:p>
        </w:tc>
        <w:tc>
          <w:tcPr>
            <w:tcW w:w="655" w:type="pct"/>
            <w:shd w:val="clear" w:color="auto" w:fill="D9D9D9" w:themeFill="background1" w:themeFillShade="D9"/>
          </w:tcPr>
          <w:p w14:paraId="51DC8ED1" w14:textId="0403E565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1</w:t>
            </w:r>
            <w:r w:rsidR="008D5E5D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05E+02</w:t>
            </w:r>
          </w:p>
        </w:tc>
        <w:tc>
          <w:tcPr>
            <w:tcW w:w="655" w:type="pct"/>
            <w:shd w:val="clear" w:color="auto" w:fill="D9D9D9" w:themeFill="background1" w:themeFillShade="D9"/>
          </w:tcPr>
          <w:p w14:paraId="155FCA16" w14:textId="5D096939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5</w:t>
            </w:r>
            <w:r w:rsidR="000A1176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95E+02</w:t>
            </w:r>
          </w:p>
        </w:tc>
        <w:tc>
          <w:tcPr>
            <w:tcW w:w="635" w:type="pct"/>
            <w:shd w:val="clear" w:color="auto" w:fill="D9D9D9" w:themeFill="background1" w:themeFillShade="D9"/>
          </w:tcPr>
          <w:p w14:paraId="16D85F86" w14:textId="05BD4BB9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2</w:t>
            </w:r>
            <w:r w:rsidR="00CD53FB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70E+04</w:t>
            </w:r>
          </w:p>
        </w:tc>
      </w:tr>
      <w:tr w:rsidR="00D222BF" w:rsidRPr="002D0277" w14:paraId="3ADD15B0" w14:textId="77777777" w:rsidTr="00866E3A">
        <w:trPr>
          <w:trHeight w:val="170"/>
        </w:trPr>
        <w:tc>
          <w:tcPr>
            <w:tcW w:w="653" w:type="pct"/>
            <w:vMerge/>
            <w:shd w:val="clear" w:color="auto" w:fill="D9D9D9" w:themeFill="background1" w:themeFillShade="D9"/>
          </w:tcPr>
          <w:p w14:paraId="131A150E" w14:textId="77777777" w:rsidR="004521F2" w:rsidRPr="002D0277" w:rsidRDefault="004521F2" w:rsidP="004521F2">
            <w:pPr>
              <w:rPr>
                <w:rFonts w:asciiTheme="minorHAnsi" w:hAnsiTheme="minorHAnsi" w:cs="Calibri"/>
                <w:sz w:val="20"/>
                <w:szCs w:val="20"/>
              </w:rPr>
            </w:pPr>
          </w:p>
        </w:tc>
        <w:tc>
          <w:tcPr>
            <w:tcW w:w="728" w:type="pct"/>
            <w:shd w:val="clear" w:color="auto" w:fill="D9D9D9" w:themeFill="background1" w:themeFillShade="D9"/>
          </w:tcPr>
          <w:p w14:paraId="630FEAEF" w14:textId="6E24C157" w:rsidR="004521F2" w:rsidRPr="002D0277" w:rsidRDefault="004521F2" w:rsidP="004521F2">
            <w:pPr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sz w:val="20"/>
                <w:szCs w:val="20"/>
              </w:rPr>
              <w:t>B_02ppb</w:t>
            </w:r>
          </w:p>
        </w:tc>
        <w:tc>
          <w:tcPr>
            <w:tcW w:w="509" w:type="pct"/>
            <w:shd w:val="clear" w:color="auto" w:fill="D9D9D9" w:themeFill="background1" w:themeFillShade="D9"/>
          </w:tcPr>
          <w:p w14:paraId="74B4BDAB" w14:textId="3BB718AA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</w:p>
        </w:tc>
        <w:tc>
          <w:tcPr>
            <w:tcW w:w="582" w:type="pct"/>
            <w:shd w:val="clear" w:color="auto" w:fill="D9D9D9" w:themeFill="background1" w:themeFillShade="D9"/>
          </w:tcPr>
          <w:p w14:paraId="54DD4A12" w14:textId="77777777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</w:p>
        </w:tc>
        <w:tc>
          <w:tcPr>
            <w:tcW w:w="582" w:type="pct"/>
            <w:shd w:val="clear" w:color="auto" w:fill="D9D9D9" w:themeFill="background1" w:themeFillShade="D9"/>
          </w:tcPr>
          <w:p w14:paraId="486F859B" w14:textId="77777777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</w:p>
        </w:tc>
        <w:tc>
          <w:tcPr>
            <w:tcW w:w="655" w:type="pct"/>
            <w:shd w:val="clear" w:color="auto" w:fill="D9D9D9" w:themeFill="background1" w:themeFillShade="D9"/>
          </w:tcPr>
          <w:p w14:paraId="796568D1" w14:textId="4AC780C9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4</w:t>
            </w:r>
            <w:r w:rsidR="008D5E5D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35E+02</w:t>
            </w:r>
          </w:p>
        </w:tc>
        <w:tc>
          <w:tcPr>
            <w:tcW w:w="655" w:type="pct"/>
            <w:shd w:val="clear" w:color="auto" w:fill="D9D9D9" w:themeFill="background1" w:themeFillShade="D9"/>
          </w:tcPr>
          <w:p w14:paraId="42730E24" w14:textId="78F1A020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1</w:t>
            </w:r>
            <w:r w:rsidR="000A1176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72E+03</w:t>
            </w:r>
          </w:p>
        </w:tc>
        <w:tc>
          <w:tcPr>
            <w:tcW w:w="635" w:type="pct"/>
            <w:shd w:val="clear" w:color="auto" w:fill="D9D9D9" w:themeFill="background1" w:themeFillShade="D9"/>
          </w:tcPr>
          <w:p w14:paraId="52F24A6D" w14:textId="31D9F35B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3</w:t>
            </w:r>
            <w:r w:rsidR="00CD53FB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47E+04</w:t>
            </w:r>
          </w:p>
        </w:tc>
      </w:tr>
      <w:tr w:rsidR="00D222BF" w:rsidRPr="002D0277" w14:paraId="4299489D" w14:textId="77777777" w:rsidTr="00866E3A">
        <w:trPr>
          <w:trHeight w:val="170"/>
        </w:trPr>
        <w:tc>
          <w:tcPr>
            <w:tcW w:w="653" w:type="pct"/>
            <w:vMerge/>
            <w:shd w:val="clear" w:color="auto" w:fill="D9D9D9" w:themeFill="background1" w:themeFillShade="D9"/>
          </w:tcPr>
          <w:p w14:paraId="0C4A900F" w14:textId="77777777" w:rsidR="004521F2" w:rsidRPr="002D0277" w:rsidRDefault="004521F2" w:rsidP="004521F2">
            <w:pPr>
              <w:rPr>
                <w:rFonts w:asciiTheme="minorHAnsi" w:hAnsiTheme="minorHAnsi" w:cs="Calibri"/>
                <w:sz w:val="20"/>
                <w:szCs w:val="20"/>
              </w:rPr>
            </w:pPr>
          </w:p>
        </w:tc>
        <w:tc>
          <w:tcPr>
            <w:tcW w:w="728" w:type="pct"/>
            <w:shd w:val="clear" w:color="auto" w:fill="D9D9D9" w:themeFill="background1" w:themeFillShade="D9"/>
          </w:tcPr>
          <w:p w14:paraId="029DCFB2" w14:textId="6AA663AB" w:rsidR="004521F2" w:rsidRPr="002D0277" w:rsidRDefault="004521F2" w:rsidP="004521F2">
            <w:pPr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sz w:val="20"/>
                <w:szCs w:val="20"/>
              </w:rPr>
              <w:t>C_02ppb</w:t>
            </w:r>
          </w:p>
        </w:tc>
        <w:tc>
          <w:tcPr>
            <w:tcW w:w="509" w:type="pct"/>
            <w:shd w:val="clear" w:color="auto" w:fill="D9D9D9" w:themeFill="background1" w:themeFillShade="D9"/>
          </w:tcPr>
          <w:p w14:paraId="7B359FCD" w14:textId="7BCFA68E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</w:p>
        </w:tc>
        <w:tc>
          <w:tcPr>
            <w:tcW w:w="582" w:type="pct"/>
            <w:shd w:val="clear" w:color="auto" w:fill="D9D9D9" w:themeFill="background1" w:themeFillShade="D9"/>
          </w:tcPr>
          <w:p w14:paraId="534067E5" w14:textId="77777777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</w:p>
        </w:tc>
        <w:tc>
          <w:tcPr>
            <w:tcW w:w="582" w:type="pct"/>
            <w:shd w:val="clear" w:color="auto" w:fill="D9D9D9" w:themeFill="background1" w:themeFillShade="D9"/>
          </w:tcPr>
          <w:p w14:paraId="68DEA6AA" w14:textId="77777777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</w:p>
        </w:tc>
        <w:tc>
          <w:tcPr>
            <w:tcW w:w="655" w:type="pct"/>
            <w:shd w:val="clear" w:color="auto" w:fill="D9D9D9" w:themeFill="background1" w:themeFillShade="D9"/>
          </w:tcPr>
          <w:p w14:paraId="40ACA5DE" w14:textId="54844459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4</w:t>
            </w:r>
            <w:r w:rsidR="008D5E5D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64E+03</w:t>
            </w:r>
          </w:p>
        </w:tc>
        <w:tc>
          <w:tcPr>
            <w:tcW w:w="655" w:type="pct"/>
            <w:shd w:val="clear" w:color="auto" w:fill="D9D9D9" w:themeFill="background1" w:themeFillShade="D9"/>
          </w:tcPr>
          <w:p w14:paraId="3A6414E2" w14:textId="4D56F8DE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1</w:t>
            </w:r>
            <w:r w:rsidR="000A1176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16E+04</w:t>
            </w:r>
          </w:p>
        </w:tc>
        <w:tc>
          <w:tcPr>
            <w:tcW w:w="635" w:type="pct"/>
            <w:shd w:val="clear" w:color="auto" w:fill="D9D9D9" w:themeFill="background1" w:themeFillShade="D9"/>
          </w:tcPr>
          <w:p w14:paraId="2C81F6C6" w14:textId="3B97C1E9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2</w:t>
            </w:r>
            <w:r w:rsidR="00CD53FB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80E+04</w:t>
            </w:r>
          </w:p>
        </w:tc>
      </w:tr>
      <w:tr w:rsidR="00D222BF" w:rsidRPr="002D0277" w14:paraId="5A5EF96A" w14:textId="77777777" w:rsidTr="00866E3A">
        <w:trPr>
          <w:trHeight w:val="170"/>
        </w:trPr>
        <w:tc>
          <w:tcPr>
            <w:tcW w:w="653" w:type="pct"/>
            <w:vMerge/>
            <w:shd w:val="clear" w:color="auto" w:fill="D9D9D9" w:themeFill="background1" w:themeFillShade="D9"/>
          </w:tcPr>
          <w:p w14:paraId="4B5C84A6" w14:textId="77777777" w:rsidR="004521F2" w:rsidRPr="002D0277" w:rsidRDefault="004521F2" w:rsidP="004521F2">
            <w:pPr>
              <w:rPr>
                <w:rFonts w:asciiTheme="minorHAnsi" w:hAnsiTheme="minorHAnsi" w:cs="Calibri"/>
                <w:sz w:val="20"/>
                <w:szCs w:val="20"/>
              </w:rPr>
            </w:pPr>
          </w:p>
        </w:tc>
        <w:tc>
          <w:tcPr>
            <w:tcW w:w="728" w:type="pct"/>
            <w:shd w:val="clear" w:color="auto" w:fill="D9D9D9" w:themeFill="background1" w:themeFillShade="D9"/>
          </w:tcPr>
          <w:p w14:paraId="33B8BFA4" w14:textId="2385495F" w:rsidR="004521F2" w:rsidRPr="002D0277" w:rsidRDefault="004521F2" w:rsidP="004521F2">
            <w:pPr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sz w:val="20"/>
                <w:szCs w:val="20"/>
              </w:rPr>
              <w:t>A_04ppb</w:t>
            </w:r>
          </w:p>
        </w:tc>
        <w:tc>
          <w:tcPr>
            <w:tcW w:w="509" w:type="pct"/>
            <w:shd w:val="clear" w:color="auto" w:fill="D9D9D9" w:themeFill="background1" w:themeFillShade="D9"/>
          </w:tcPr>
          <w:p w14:paraId="519CD151" w14:textId="75B09EC8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1</w:t>
            </w:r>
            <w:r w:rsidR="0027535A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69E+04</w:t>
            </w:r>
          </w:p>
        </w:tc>
        <w:tc>
          <w:tcPr>
            <w:tcW w:w="582" w:type="pct"/>
            <w:shd w:val="clear" w:color="auto" w:fill="D9D9D9" w:themeFill="background1" w:themeFillShade="D9"/>
          </w:tcPr>
          <w:p w14:paraId="0816E8FF" w14:textId="04873FC4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1</w:t>
            </w:r>
            <w:r w:rsidR="0027535A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55E+04</w:t>
            </w:r>
          </w:p>
        </w:tc>
        <w:tc>
          <w:tcPr>
            <w:tcW w:w="582" w:type="pct"/>
            <w:shd w:val="clear" w:color="auto" w:fill="D9D9D9" w:themeFill="background1" w:themeFillShade="D9"/>
          </w:tcPr>
          <w:p w14:paraId="71F52692" w14:textId="77777777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</w:p>
        </w:tc>
        <w:tc>
          <w:tcPr>
            <w:tcW w:w="655" w:type="pct"/>
            <w:shd w:val="clear" w:color="auto" w:fill="D9D9D9" w:themeFill="background1" w:themeFillShade="D9"/>
          </w:tcPr>
          <w:p w14:paraId="64D5A81F" w14:textId="75B78EC4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2</w:t>
            </w:r>
            <w:r w:rsidR="008D5E5D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66E+04</w:t>
            </w:r>
          </w:p>
        </w:tc>
        <w:tc>
          <w:tcPr>
            <w:tcW w:w="655" w:type="pct"/>
            <w:shd w:val="clear" w:color="auto" w:fill="D9D9D9" w:themeFill="background1" w:themeFillShade="D9"/>
          </w:tcPr>
          <w:p w14:paraId="739F9B7A" w14:textId="77777777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</w:p>
        </w:tc>
        <w:tc>
          <w:tcPr>
            <w:tcW w:w="635" w:type="pct"/>
            <w:shd w:val="clear" w:color="auto" w:fill="D9D9D9" w:themeFill="background1" w:themeFillShade="D9"/>
          </w:tcPr>
          <w:p w14:paraId="4D1C9EF1" w14:textId="61ABAC74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2</w:t>
            </w:r>
            <w:r w:rsidR="00CD53FB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56E+05</w:t>
            </w:r>
          </w:p>
        </w:tc>
      </w:tr>
      <w:tr w:rsidR="00D222BF" w:rsidRPr="002D0277" w14:paraId="2913E05A" w14:textId="77777777" w:rsidTr="00866E3A">
        <w:trPr>
          <w:trHeight w:val="170"/>
        </w:trPr>
        <w:tc>
          <w:tcPr>
            <w:tcW w:w="653" w:type="pct"/>
            <w:vMerge/>
            <w:shd w:val="clear" w:color="auto" w:fill="D9D9D9" w:themeFill="background1" w:themeFillShade="D9"/>
          </w:tcPr>
          <w:p w14:paraId="050AA3AC" w14:textId="77777777" w:rsidR="004521F2" w:rsidRPr="002D0277" w:rsidRDefault="004521F2" w:rsidP="004521F2">
            <w:pPr>
              <w:rPr>
                <w:rFonts w:asciiTheme="minorHAnsi" w:hAnsiTheme="minorHAnsi" w:cs="Calibri"/>
                <w:sz w:val="20"/>
                <w:szCs w:val="20"/>
              </w:rPr>
            </w:pPr>
          </w:p>
        </w:tc>
        <w:tc>
          <w:tcPr>
            <w:tcW w:w="728" w:type="pct"/>
            <w:shd w:val="clear" w:color="auto" w:fill="D9D9D9" w:themeFill="background1" w:themeFillShade="D9"/>
          </w:tcPr>
          <w:p w14:paraId="4D602600" w14:textId="3759A48E" w:rsidR="004521F2" w:rsidRPr="002D0277" w:rsidRDefault="004521F2" w:rsidP="004521F2">
            <w:pPr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sz w:val="20"/>
                <w:szCs w:val="20"/>
              </w:rPr>
              <w:t>B_04ppb</w:t>
            </w:r>
          </w:p>
        </w:tc>
        <w:tc>
          <w:tcPr>
            <w:tcW w:w="509" w:type="pct"/>
            <w:shd w:val="clear" w:color="auto" w:fill="D9D9D9" w:themeFill="background1" w:themeFillShade="D9"/>
          </w:tcPr>
          <w:p w14:paraId="7C9EB912" w14:textId="65930F7D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2</w:t>
            </w:r>
            <w:r w:rsidR="0027535A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08E+05</w:t>
            </w:r>
          </w:p>
        </w:tc>
        <w:tc>
          <w:tcPr>
            <w:tcW w:w="582" w:type="pct"/>
            <w:shd w:val="clear" w:color="auto" w:fill="D9D9D9" w:themeFill="background1" w:themeFillShade="D9"/>
          </w:tcPr>
          <w:p w14:paraId="702ED708" w14:textId="0EFBC3EA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2</w:t>
            </w:r>
            <w:r w:rsidR="0027535A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81E+05</w:t>
            </w:r>
          </w:p>
        </w:tc>
        <w:tc>
          <w:tcPr>
            <w:tcW w:w="582" w:type="pct"/>
            <w:shd w:val="clear" w:color="auto" w:fill="D9D9D9" w:themeFill="background1" w:themeFillShade="D9"/>
          </w:tcPr>
          <w:p w14:paraId="4FFC3289" w14:textId="77777777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</w:p>
        </w:tc>
        <w:tc>
          <w:tcPr>
            <w:tcW w:w="655" w:type="pct"/>
            <w:shd w:val="clear" w:color="auto" w:fill="D9D9D9" w:themeFill="background1" w:themeFillShade="D9"/>
          </w:tcPr>
          <w:p w14:paraId="192B8983" w14:textId="24E8DB77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2</w:t>
            </w:r>
            <w:r w:rsidR="008D5E5D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77E+05</w:t>
            </w:r>
          </w:p>
        </w:tc>
        <w:tc>
          <w:tcPr>
            <w:tcW w:w="655" w:type="pct"/>
            <w:shd w:val="clear" w:color="auto" w:fill="D9D9D9" w:themeFill="background1" w:themeFillShade="D9"/>
          </w:tcPr>
          <w:p w14:paraId="364734F7" w14:textId="3DE8A814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3</w:t>
            </w:r>
            <w:r w:rsidR="000A1176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07E+05</w:t>
            </w:r>
          </w:p>
        </w:tc>
        <w:tc>
          <w:tcPr>
            <w:tcW w:w="635" w:type="pct"/>
            <w:shd w:val="clear" w:color="auto" w:fill="D9D9D9" w:themeFill="background1" w:themeFillShade="D9"/>
          </w:tcPr>
          <w:p w14:paraId="64C7C16B" w14:textId="3875D327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2</w:t>
            </w:r>
            <w:r w:rsidR="00CD53FB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73E+05</w:t>
            </w:r>
          </w:p>
        </w:tc>
      </w:tr>
      <w:tr w:rsidR="00D222BF" w:rsidRPr="002D0277" w14:paraId="3EF2AC90" w14:textId="77777777" w:rsidTr="00866E3A">
        <w:trPr>
          <w:trHeight w:val="170"/>
        </w:trPr>
        <w:tc>
          <w:tcPr>
            <w:tcW w:w="653" w:type="pct"/>
            <w:vMerge/>
            <w:shd w:val="clear" w:color="auto" w:fill="D9D9D9" w:themeFill="background1" w:themeFillShade="D9"/>
          </w:tcPr>
          <w:p w14:paraId="1951705F" w14:textId="77777777" w:rsidR="004521F2" w:rsidRPr="002D0277" w:rsidRDefault="004521F2" w:rsidP="004521F2">
            <w:pPr>
              <w:rPr>
                <w:rFonts w:asciiTheme="minorHAnsi" w:hAnsiTheme="minorHAnsi" w:cs="Calibri"/>
                <w:sz w:val="20"/>
                <w:szCs w:val="20"/>
              </w:rPr>
            </w:pPr>
          </w:p>
        </w:tc>
        <w:tc>
          <w:tcPr>
            <w:tcW w:w="728" w:type="pct"/>
            <w:shd w:val="clear" w:color="auto" w:fill="D9D9D9" w:themeFill="background1" w:themeFillShade="D9"/>
          </w:tcPr>
          <w:p w14:paraId="59F57EB9" w14:textId="0435A6EC" w:rsidR="004521F2" w:rsidRPr="002D0277" w:rsidRDefault="004521F2" w:rsidP="004521F2">
            <w:pPr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sz w:val="20"/>
                <w:szCs w:val="20"/>
              </w:rPr>
              <w:t>C_04ppb</w:t>
            </w:r>
          </w:p>
        </w:tc>
        <w:tc>
          <w:tcPr>
            <w:tcW w:w="509" w:type="pct"/>
            <w:shd w:val="clear" w:color="auto" w:fill="D9D9D9" w:themeFill="background1" w:themeFillShade="D9"/>
          </w:tcPr>
          <w:p w14:paraId="3A0B730C" w14:textId="33E7BD47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1</w:t>
            </w:r>
            <w:r w:rsidR="0027535A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84E+05</w:t>
            </w:r>
          </w:p>
        </w:tc>
        <w:tc>
          <w:tcPr>
            <w:tcW w:w="582" w:type="pct"/>
            <w:shd w:val="clear" w:color="auto" w:fill="D9D9D9" w:themeFill="background1" w:themeFillShade="D9"/>
          </w:tcPr>
          <w:p w14:paraId="64496627" w14:textId="77777777" w:rsidR="004521F2" w:rsidRPr="002D0277" w:rsidRDefault="004521F2" w:rsidP="0027535A">
            <w:pPr>
              <w:rPr>
                <w:rFonts w:asciiTheme="minorHAnsi" w:hAnsiTheme="minorHAnsi" w:cs="Calibri"/>
                <w:sz w:val="20"/>
                <w:szCs w:val="20"/>
              </w:rPr>
            </w:pPr>
          </w:p>
        </w:tc>
        <w:tc>
          <w:tcPr>
            <w:tcW w:w="582" w:type="pct"/>
            <w:shd w:val="clear" w:color="auto" w:fill="D9D9D9" w:themeFill="background1" w:themeFillShade="D9"/>
          </w:tcPr>
          <w:p w14:paraId="6EE0DB5A" w14:textId="77777777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</w:p>
        </w:tc>
        <w:tc>
          <w:tcPr>
            <w:tcW w:w="655" w:type="pct"/>
            <w:shd w:val="clear" w:color="auto" w:fill="D9D9D9" w:themeFill="background1" w:themeFillShade="D9"/>
          </w:tcPr>
          <w:p w14:paraId="434C0F32" w14:textId="62F017D2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2</w:t>
            </w:r>
            <w:r w:rsidR="008D5E5D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41E+05</w:t>
            </w:r>
          </w:p>
        </w:tc>
        <w:tc>
          <w:tcPr>
            <w:tcW w:w="655" w:type="pct"/>
            <w:shd w:val="clear" w:color="auto" w:fill="D9D9D9" w:themeFill="background1" w:themeFillShade="D9"/>
          </w:tcPr>
          <w:p w14:paraId="57EFC29C" w14:textId="159A8035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2</w:t>
            </w:r>
            <w:r w:rsidR="000A1176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68E+05</w:t>
            </w:r>
          </w:p>
        </w:tc>
        <w:tc>
          <w:tcPr>
            <w:tcW w:w="635" w:type="pct"/>
            <w:shd w:val="clear" w:color="auto" w:fill="D9D9D9" w:themeFill="background1" w:themeFillShade="D9"/>
          </w:tcPr>
          <w:p w14:paraId="2409C586" w14:textId="72F57145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2</w:t>
            </w:r>
            <w:r w:rsidR="00CD53FB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92E+05</w:t>
            </w:r>
          </w:p>
        </w:tc>
      </w:tr>
      <w:tr w:rsidR="00D222BF" w:rsidRPr="002D0277" w14:paraId="01D48988" w14:textId="77777777" w:rsidTr="00866E3A">
        <w:trPr>
          <w:trHeight w:val="170"/>
        </w:trPr>
        <w:tc>
          <w:tcPr>
            <w:tcW w:w="653" w:type="pct"/>
            <w:vMerge/>
            <w:shd w:val="clear" w:color="auto" w:fill="D9D9D9" w:themeFill="background1" w:themeFillShade="D9"/>
          </w:tcPr>
          <w:p w14:paraId="0649E53D" w14:textId="77777777" w:rsidR="004521F2" w:rsidRPr="002D0277" w:rsidRDefault="004521F2" w:rsidP="004521F2">
            <w:pPr>
              <w:rPr>
                <w:rFonts w:asciiTheme="minorHAnsi" w:hAnsiTheme="minorHAnsi" w:cs="Calibri"/>
                <w:sz w:val="20"/>
                <w:szCs w:val="20"/>
              </w:rPr>
            </w:pPr>
          </w:p>
        </w:tc>
        <w:tc>
          <w:tcPr>
            <w:tcW w:w="728" w:type="pct"/>
            <w:shd w:val="clear" w:color="auto" w:fill="D9D9D9" w:themeFill="background1" w:themeFillShade="D9"/>
          </w:tcPr>
          <w:p w14:paraId="50E4E3E9" w14:textId="6450AEAC" w:rsidR="004521F2" w:rsidRPr="002D0277" w:rsidRDefault="004521F2" w:rsidP="004521F2">
            <w:pPr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sz w:val="20"/>
                <w:szCs w:val="20"/>
              </w:rPr>
              <w:t>A_1ppb</w:t>
            </w:r>
          </w:p>
        </w:tc>
        <w:tc>
          <w:tcPr>
            <w:tcW w:w="509" w:type="pct"/>
            <w:shd w:val="clear" w:color="auto" w:fill="D9D9D9" w:themeFill="background1" w:themeFillShade="D9"/>
          </w:tcPr>
          <w:p w14:paraId="7808382F" w14:textId="147A8D2B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1</w:t>
            </w:r>
            <w:r w:rsidR="0027535A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38E+06</w:t>
            </w:r>
          </w:p>
        </w:tc>
        <w:tc>
          <w:tcPr>
            <w:tcW w:w="582" w:type="pct"/>
            <w:shd w:val="clear" w:color="auto" w:fill="D9D9D9" w:themeFill="background1" w:themeFillShade="D9"/>
          </w:tcPr>
          <w:p w14:paraId="6E605B68" w14:textId="77777777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</w:p>
        </w:tc>
        <w:tc>
          <w:tcPr>
            <w:tcW w:w="582" w:type="pct"/>
            <w:shd w:val="clear" w:color="auto" w:fill="D9D9D9" w:themeFill="background1" w:themeFillShade="D9"/>
          </w:tcPr>
          <w:p w14:paraId="019F9A33" w14:textId="77777777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</w:p>
        </w:tc>
        <w:tc>
          <w:tcPr>
            <w:tcW w:w="655" w:type="pct"/>
            <w:shd w:val="clear" w:color="auto" w:fill="D9D9D9" w:themeFill="background1" w:themeFillShade="D9"/>
          </w:tcPr>
          <w:p w14:paraId="62EB3BEA" w14:textId="2892289E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1</w:t>
            </w:r>
            <w:r w:rsidR="008D5E5D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78E+06</w:t>
            </w:r>
          </w:p>
        </w:tc>
        <w:tc>
          <w:tcPr>
            <w:tcW w:w="655" w:type="pct"/>
            <w:shd w:val="clear" w:color="auto" w:fill="D9D9D9" w:themeFill="background1" w:themeFillShade="D9"/>
          </w:tcPr>
          <w:p w14:paraId="75667259" w14:textId="35367707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1</w:t>
            </w:r>
            <w:r w:rsidR="000A1176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74E+06</w:t>
            </w:r>
          </w:p>
        </w:tc>
        <w:tc>
          <w:tcPr>
            <w:tcW w:w="635" w:type="pct"/>
            <w:shd w:val="clear" w:color="auto" w:fill="D9D9D9" w:themeFill="background1" w:themeFillShade="D9"/>
          </w:tcPr>
          <w:p w14:paraId="763DACAD" w14:textId="36CD8F48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1</w:t>
            </w:r>
            <w:r w:rsidR="00CD53FB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59E+06</w:t>
            </w:r>
          </w:p>
        </w:tc>
      </w:tr>
      <w:tr w:rsidR="00D222BF" w:rsidRPr="002D0277" w14:paraId="6C2A6167" w14:textId="77777777" w:rsidTr="00866E3A">
        <w:trPr>
          <w:trHeight w:val="170"/>
        </w:trPr>
        <w:tc>
          <w:tcPr>
            <w:tcW w:w="653" w:type="pct"/>
            <w:vMerge/>
            <w:shd w:val="clear" w:color="auto" w:fill="D9D9D9" w:themeFill="background1" w:themeFillShade="D9"/>
          </w:tcPr>
          <w:p w14:paraId="08B26B4A" w14:textId="77777777" w:rsidR="004521F2" w:rsidRPr="002D0277" w:rsidRDefault="004521F2" w:rsidP="004521F2">
            <w:pPr>
              <w:rPr>
                <w:rFonts w:asciiTheme="minorHAnsi" w:hAnsiTheme="minorHAnsi" w:cs="Calibri"/>
                <w:sz w:val="20"/>
                <w:szCs w:val="20"/>
              </w:rPr>
            </w:pPr>
          </w:p>
        </w:tc>
        <w:tc>
          <w:tcPr>
            <w:tcW w:w="728" w:type="pct"/>
            <w:shd w:val="clear" w:color="auto" w:fill="D9D9D9" w:themeFill="background1" w:themeFillShade="D9"/>
          </w:tcPr>
          <w:p w14:paraId="6FCF003A" w14:textId="5BEC0616" w:rsidR="004521F2" w:rsidRPr="002D0277" w:rsidRDefault="004521F2" w:rsidP="004521F2">
            <w:pPr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sz w:val="20"/>
                <w:szCs w:val="20"/>
              </w:rPr>
              <w:t>B_1ppb</w:t>
            </w:r>
          </w:p>
        </w:tc>
        <w:tc>
          <w:tcPr>
            <w:tcW w:w="509" w:type="pct"/>
            <w:shd w:val="clear" w:color="auto" w:fill="D9D9D9" w:themeFill="background1" w:themeFillShade="D9"/>
          </w:tcPr>
          <w:p w14:paraId="7348B431" w14:textId="17EB56F1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8</w:t>
            </w:r>
            <w:r w:rsidR="0027535A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99E+05</w:t>
            </w:r>
          </w:p>
        </w:tc>
        <w:tc>
          <w:tcPr>
            <w:tcW w:w="582" w:type="pct"/>
            <w:shd w:val="clear" w:color="auto" w:fill="D9D9D9" w:themeFill="background1" w:themeFillShade="D9"/>
          </w:tcPr>
          <w:p w14:paraId="4735B735" w14:textId="77777777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</w:p>
        </w:tc>
        <w:tc>
          <w:tcPr>
            <w:tcW w:w="582" w:type="pct"/>
            <w:shd w:val="clear" w:color="auto" w:fill="D9D9D9" w:themeFill="background1" w:themeFillShade="D9"/>
          </w:tcPr>
          <w:p w14:paraId="72C24C62" w14:textId="77777777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</w:p>
        </w:tc>
        <w:tc>
          <w:tcPr>
            <w:tcW w:w="655" w:type="pct"/>
            <w:shd w:val="clear" w:color="auto" w:fill="D9D9D9" w:themeFill="background1" w:themeFillShade="D9"/>
          </w:tcPr>
          <w:p w14:paraId="22F94D88" w14:textId="79DFF4AC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1</w:t>
            </w:r>
            <w:r w:rsidR="008D5E5D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16E+06</w:t>
            </w:r>
          </w:p>
        </w:tc>
        <w:tc>
          <w:tcPr>
            <w:tcW w:w="655" w:type="pct"/>
            <w:shd w:val="clear" w:color="auto" w:fill="D9D9D9" w:themeFill="background1" w:themeFillShade="D9"/>
          </w:tcPr>
          <w:p w14:paraId="51200CAF" w14:textId="43CE1696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1</w:t>
            </w:r>
            <w:r w:rsidR="000A1176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14E+06</w:t>
            </w:r>
          </w:p>
        </w:tc>
        <w:tc>
          <w:tcPr>
            <w:tcW w:w="635" w:type="pct"/>
            <w:shd w:val="clear" w:color="auto" w:fill="D9D9D9" w:themeFill="background1" w:themeFillShade="D9"/>
          </w:tcPr>
          <w:p w14:paraId="55936AD7" w14:textId="6CF408D6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1</w:t>
            </w:r>
            <w:r w:rsidR="00CD53FB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06E+06</w:t>
            </w:r>
          </w:p>
        </w:tc>
      </w:tr>
      <w:tr w:rsidR="00D222BF" w:rsidRPr="002D0277" w14:paraId="4062545E" w14:textId="77777777" w:rsidTr="00866E3A">
        <w:trPr>
          <w:trHeight w:val="170"/>
        </w:trPr>
        <w:tc>
          <w:tcPr>
            <w:tcW w:w="653" w:type="pct"/>
            <w:vMerge/>
            <w:shd w:val="clear" w:color="auto" w:fill="D9D9D9" w:themeFill="background1" w:themeFillShade="D9"/>
          </w:tcPr>
          <w:p w14:paraId="5ABF17E3" w14:textId="77777777" w:rsidR="004521F2" w:rsidRPr="002D0277" w:rsidRDefault="004521F2" w:rsidP="004521F2">
            <w:pPr>
              <w:rPr>
                <w:rFonts w:asciiTheme="minorHAnsi" w:hAnsiTheme="minorHAnsi" w:cs="Calibri"/>
                <w:sz w:val="20"/>
                <w:szCs w:val="20"/>
              </w:rPr>
            </w:pPr>
          </w:p>
        </w:tc>
        <w:tc>
          <w:tcPr>
            <w:tcW w:w="728" w:type="pct"/>
            <w:shd w:val="clear" w:color="auto" w:fill="D9D9D9" w:themeFill="background1" w:themeFillShade="D9"/>
          </w:tcPr>
          <w:p w14:paraId="4B270DC5" w14:textId="3FCA9B92" w:rsidR="004521F2" w:rsidRPr="002D0277" w:rsidRDefault="004521F2" w:rsidP="004521F2">
            <w:pPr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sz w:val="20"/>
                <w:szCs w:val="20"/>
              </w:rPr>
              <w:t>C_1ppb</w:t>
            </w:r>
          </w:p>
        </w:tc>
        <w:tc>
          <w:tcPr>
            <w:tcW w:w="509" w:type="pct"/>
            <w:shd w:val="clear" w:color="auto" w:fill="D9D9D9" w:themeFill="background1" w:themeFillShade="D9"/>
          </w:tcPr>
          <w:p w14:paraId="34481C4E" w14:textId="21C8E356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1</w:t>
            </w:r>
            <w:r w:rsidR="0027535A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01E+06</w:t>
            </w:r>
          </w:p>
        </w:tc>
        <w:tc>
          <w:tcPr>
            <w:tcW w:w="582" w:type="pct"/>
            <w:shd w:val="clear" w:color="auto" w:fill="D9D9D9" w:themeFill="background1" w:themeFillShade="D9"/>
          </w:tcPr>
          <w:p w14:paraId="4D7298BA" w14:textId="610E9540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1</w:t>
            </w:r>
            <w:r w:rsidR="0027535A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25E+06</w:t>
            </w:r>
          </w:p>
        </w:tc>
        <w:tc>
          <w:tcPr>
            <w:tcW w:w="582" w:type="pct"/>
            <w:shd w:val="clear" w:color="auto" w:fill="D9D9D9" w:themeFill="background1" w:themeFillShade="D9"/>
          </w:tcPr>
          <w:p w14:paraId="405A00D8" w14:textId="75B48553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1</w:t>
            </w:r>
            <w:r w:rsidR="000625F5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17E+06</w:t>
            </w:r>
          </w:p>
        </w:tc>
        <w:tc>
          <w:tcPr>
            <w:tcW w:w="655" w:type="pct"/>
            <w:shd w:val="clear" w:color="auto" w:fill="D9D9D9" w:themeFill="background1" w:themeFillShade="D9"/>
          </w:tcPr>
          <w:p w14:paraId="57DF402D" w14:textId="163C7BD3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1</w:t>
            </w:r>
            <w:r w:rsidR="008D5E5D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32E+06</w:t>
            </w:r>
          </w:p>
        </w:tc>
        <w:tc>
          <w:tcPr>
            <w:tcW w:w="655" w:type="pct"/>
            <w:shd w:val="clear" w:color="auto" w:fill="D9D9D9" w:themeFill="background1" w:themeFillShade="D9"/>
          </w:tcPr>
          <w:p w14:paraId="2AADD2CB" w14:textId="71144525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1</w:t>
            </w:r>
            <w:r w:rsidR="000A1176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26E+06</w:t>
            </w:r>
          </w:p>
        </w:tc>
        <w:tc>
          <w:tcPr>
            <w:tcW w:w="635" w:type="pct"/>
            <w:shd w:val="clear" w:color="auto" w:fill="D9D9D9" w:themeFill="background1" w:themeFillShade="D9"/>
          </w:tcPr>
          <w:p w14:paraId="697C846B" w14:textId="56B2C071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1</w:t>
            </w:r>
            <w:r w:rsidR="00CD53FB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19E+06</w:t>
            </w:r>
          </w:p>
        </w:tc>
      </w:tr>
      <w:tr w:rsidR="00D222BF" w:rsidRPr="002D0277" w14:paraId="01B1A3B8" w14:textId="77777777" w:rsidTr="00866E3A">
        <w:trPr>
          <w:trHeight w:val="170"/>
        </w:trPr>
        <w:tc>
          <w:tcPr>
            <w:tcW w:w="653" w:type="pct"/>
            <w:vMerge/>
            <w:shd w:val="clear" w:color="auto" w:fill="D9D9D9" w:themeFill="background1" w:themeFillShade="D9"/>
          </w:tcPr>
          <w:p w14:paraId="716CC516" w14:textId="77777777" w:rsidR="004521F2" w:rsidRPr="002D0277" w:rsidRDefault="004521F2" w:rsidP="004521F2">
            <w:pPr>
              <w:rPr>
                <w:rFonts w:asciiTheme="minorHAnsi" w:hAnsiTheme="minorHAnsi" w:cs="Calibri"/>
                <w:sz w:val="20"/>
                <w:szCs w:val="20"/>
              </w:rPr>
            </w:pPr>
          </w:p>
        </w:tc>
        <w:tc>
          <w:tcPr>
            <w:tcW w:w="728" w:type="pct"/>
            <w:shd w:val="clear" w:color="auto" w:fill="D9D9D9" w:themeFill="background1" w:themeFillShade="D9"/>
          </w:tcPr>
          <w:p w14:paraId="7E9165EF" w14:textId="70045639" w:rsidR="004521F2" w:rsidRPr="002D0277" w:rsidRDefault="004521F2" w:rsidP="004521F2">
            <w:pPr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sz w:val="20"/>
                <w:szCs w:val="20"/>
              </w:rPr>
              <w:t>A_2ppb</w:t>
            </w:r>
          </w:p>
        </w:tc>
        <w:tc>
          <w:tcPr>
            <w:tcW w:w="509" w:type="pct"/>
            <w:shd w:val="clear" w:color="auto" w:fill="D9D9D9" w:themeFill="background1" w:themeFillShade="D9"/>
          </w:tcPr>
          <w:p w14:paraId="2B008B52" w14:textId="27D3AE7C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3</w:t>
            </w:r>
            <w:r w:rsidR="0027535A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69E+06</w:t>
            </w:r>
          </w:p>
        </w:tc>
        <w:tc>
          <w:tcPr>
            <w:tcW w:w="582" w:type="pct"/>
            <w:shd w:val="clear" w:color="auto" w:fill="D9D9D9" w:themeFill="background1" w:themeFillShade="D9"/>
          </w:tcPr>
          <w:p w14:paraId="4EED8841" w14:textId="6D80680B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4</w:t>
            </w:r>
            <w:r w:rsidR="0027535A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25E+06</w:t>
            </w:r>
          </w:p>
        </w:tc>
        <w:tc>
          <w:tcPr>
            <w:tcW w:w="582" w:type="pct"/>
            <w:shd w:val="clear" w:color="auto" w:fill="D9D9D9" w:themeFill="background1" w:themeFillShade="D9"/>
          </w:tcPr>
          <w:p w14:paraId="0990F9B0" w14:textId="77777777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</w:p>
        </w:tc>
        <w:tc>
          <w:tcPr>
            <w:tcW w:w="655" w:type="pct"/>
            <w:shd w:val="clear" w:color="auto" w:fill="D9D9D9" w:themeFill="background1" w:themeFillShade="D9"/>
          </w:tcPr>
          <w:p w14:paraId="19C780C6" w14:textId="3BDE71E5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4</w:t>
            </w:r>
            <w:r w:rsidR="008D5E5D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81E+06</w:t>
            </w:r>
          </w:p>
        </w:tc>
        <w:tc>
          <w:tcPr>
            <w:tcW w:w="655" w:type="pct"/>
            <w:shd w:val="clear" w:color="auto" w:fill="D9D9D9" w:themeFill="background1" w:themeFillShade="D9"/>
          </w:tcPr>
          <w:p w14:paraId="15A3E960" w14:textId="42A34286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4</w:t>
            </w:r>
            <w:r w:rsidR="000A1176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64E+06</w:t>
            </w:r>
          </w:p>
        </w:tc>
        <w:tc>
          <w:tcPr>
            <w:tcW w:w="635" w:type="pct"/>
            <w:shd w:val="clear" w:color="auto" w:fill="D9D9D9" w:themeFill="background1" w:themeFillShade="D9"/>
          </w:tcPr>
          <w:p w14:paraId="4C3CB941" w14:textId="2B9B3B10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3</w:t>
            </w:r>
            <w:r w:rsidR="00CD53FB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49E+06</w:t>
            </w:r>
          </w:p>
        </w:tc>
      </w:tr>
      <w:tr w:rsidR="00D222BF" w:rsidRPr="002D0277" w14:paraId="6957B113" w14:textId="77777777" w:rsidTr="00866E3A">
        <w:trPr>
          <w:trHeight w:val="170"/>
        </w:trPr>
        <w:tc>
          <w:tcPr>
            <w:tcW w:w="653" w:type="pct"/>
            <w:vMerge/>
            <w:shd w:val="clear" w:color="auto" w:fill="D9D9D9" w:themeFill="background1" w:themeFillShade="D9"/>
          </w:tcPr>
          <w:p w14:paraId="2F623878" w14:textId="77777777" w:rsidR="004521F2" w:rsidRPr="002D0277" w:rsidRDefault="004521F2" w:rsidP="004521F2">
            <w:pPr>
              <w:rPr>
                <w:rFonts w:asciiTheme="minorHAnsi" w:hAnsiTheme="minorHAnsi" w:cs="Calibri"/>
                <w:sz w:val="20"/>
                <w:szCs w:val="20"/>
              </w:rPr>
            </w:pPr>
          </w:p>
        </w:tc>
        <w:tc>
          <w:tcPr>
            <w:tcW w:w="728" w:type="pct"/>
            <w:shd w:val="clear" w:color="auto" w:fill="D9D9D9" w:themeFill="background1" w:themeFillShade="D9"/>
          </w:tcPr>
          <w:p w14:paraId="0247839A" w14:textId="74D1CAE9" w:rsidR="004521F2" w:rsidRPr="002D0277" w:rsidRDefault="004521F2" w:rsidP="004521F2">
            <w:pPr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sz w:val="20"/>
                <w:szCs w:val="20"/>
              </w:rPr>
              <w:t>B_2ppb</w:t>
            </w:r>
          </w:p>
        </w:tc>
        <w:tc>
          <w:tcPr>
            <w:tcW w:w="509" w:type="pct"/>
            <w:shd w:val="clear" w:color="auto" w:fill="D9D9D9" w:themeFill="background1" w:themeFillShade="D9"/>
          </w:tcPr>
          <w:p w14:paraId="0C906EAF" w14:textId="4339D5B2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5</w:t>
            </w:r>
            <w:r w:rsidR="0027535A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02E+06</w:t>
            </w:r>
          </w:p>
        </w:tc>
        <w:tc>
          <w:tcPr>
            <w:tcW w:w="582" w:type="pct"/>
            <w:shd w:val="clear" w:color="auto" w:fill="D9D9D9" w:themeFill="background1" w:themeFillShade="D9"/>
          </w:tcPr>
          <w:p w14:paraId="1BF2EAD9" w14:textId="34AEEC45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5</w:t>
            </w:r>
            <w:r w:rsidR="0027535A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75E+06</w:t>
            </w:r>
          </w:p>
        </w:tc>
        <w:tc>
          <w:tcPr>
            <w:tcW w:w="582" w:type="pct"/>
            <w:shd w:val="clear" w:color="auto" w:fill="D9D9D9" w:themeFill="background1" w:themeFillShade="D9"/>
          </w:tcPr>
          <w:p w14:paraId="512844F0" w14:textId="77777777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</w:p>
        </w:tc>
        <w:tc>
          <w:tcPr>
            <w:tcW w:w="655" w:type="pct"/>
            <w:shd w:val="clear" w:color="auto" w:fill="D9D9D9" w:themeFill="background1" w:themeFillShade="D9"/>
          </w:tcPr>
          <w:p w14:paraId="10E98C09" w14:textId="04DD25A3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6</w:t>
            </w:r>
            <w:r w:rsidR="008D5E5D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35E+06</w:t>
            </w:r>
          </w:p>
        </w:tc>
        <w:tc>
          <w:tcPr>
            <w:tcW w:w="655" w:type="pct"/>
            <w:shd w:val="clear" w:color="auto" w:fill="D9D9D9" w:themeFill="background1" w:themeFillShade="D9"/>
          </w:tcPr>
          <w:p w14:paraId="6AADF328" w14:textId="2AF6C696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6</w:t>
            </w:r>
            <w:r w:rsidR="000A1176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28E+06</w:t>
            </w:r>
          </w:p>
        </w:tc>
        <w:tc>
          <w:tcPr>
            <w:tcW w:w="635" w:type="pct"/>
            <w:shd w:val="clear" w:color="auto" w:fill="D9D9D9" w:themeFill="background1" w:themeFillShade="D9"/>
          </w:tcPr>
          <w:p w14:paraId="2E564715" w14:textId="0A91E6DC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5</w:t>
            </w:r>
            <w:r w:rsidR="00CD53FB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77E+06</w:t>
            </w:r>
          </w:p>
        </w:tc>
      </w:tr>
      <w:tr w:rsidR="00D222BF" w:rsidRPr="002D0277" w14:paraId="226C13DE" w14:textId="77777777" w:rsidTr="00866E3A">
        <w:trPr>
          <w:trHeight w:val="170"/>
        </w:trPr>
        <w:tc>
          <w:tcPr>
            <w:tcW w:w="653" w:type="pct"/>
            <w:vMerge/>
            <w:shd w:val="clear" w:color="auto" w:fill="D9D9D9" w:themeFill="background1" w:themeFillShade="D9"/>
          </w:tcPr>
          <w:p w14:paraId="04D875DE" w14:textId="77777777" w:rsidR="004521F2" w:rsidRPr="002D0277" w:rsidRDefault="004521F2" w:rsidP="004521F2">
            <w:pPr>
              <w:rPr>
                <w:rFonts w:asciiTheme="minorHAnsi" w:hAnsiTheme="minorHAnsi" w:cs="Calibri"/>
                <w:sz w:val="20"/>
                <w:szCs w:val="20"/>
              </w:rPr>
            </w:pPr>
          </w:p>
        </w:tc>
        <w:tc>
          <w:tcPr>
            <w:tcW w:w="728" w:type="pct"/>
            <w:shd w:val="clear" w:color="auto" w:fill="D9D9D9" w:themeFill="background1" w:themeFillShade="D9"/>
          </w:tcPr>
          <w:p w14:paraId="5D448B84" w14:textId="661D15C1" w:rsidR="004521F2" w:rsidRPr="002D0277" w:rsidRDefault="004521F2" w:rsidP="004521F2">
            <w:pPr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sz w:val="20"/>
                <w:szCs w:val="20"/>
              </w:rPr>
              <w:t>C_2ppb</w:t>
            </w:r>
          </w:p>
        </w:tc>
        <w:tc>
          <w:tcPr>
            <w:tcW w:w="509" w:type="pct"/>
            <w:shd w:val="clear" w:color="auto" w:fill="D9D9D9" w:themeFill="background1" w:themeFillShade="D9"/>
          </w:tcPr>
          <w:p w14:paraId="29A91BEC" w14:textId="50EF0E62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6</w:t>
            </w:r>
            <w:r w:rsidR="0027535A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23E+06</w:t>
            </w:r>
          </w:p>
        </w:tc>
        <w:tc>
          <w:tcPr>
            <w:tcW w:w="582" w:type="pct"/>
            <w:shd w:val="clear" w:color="auto" w:fill="D9D9D9" w:themeFill="background1" w:themeFillShade="D9"/>
          </w:tcPr>
          <w:p w14:paraId="57A105D3" w14:textId="3B155B6C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7</w:t>
            </w:r>
            <w:r w:rsidR="0027535A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10E+06</w:t>
            </w:r>
          </w:p>
        </w:tc>
        <w:tc>
          <w:tcPr>
            <w:tcW w:w="582" w:type="pct"/>
            <w:shd w:val="clear" w:color="auto" w:fill="D9D9D9" w:themeFill="background1" w:themeFillShade="D9"/>
          </w:tcPr>
          <w:p w14:paraId="5769485E" w14:textId="77777777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</w:p>
        </w:tc>
        <w:tc>
          <w:tcPr>
            <w:tcW w:w="655" w:type="pct"/>
            <w:shd w:val="clear" w:color="auto" w:fill="D9D9D9" w:themeFill="background1" w:themeFillShade="D9"/>
          </w:tcPr>
          <w:p w14:paraId="7D0A1A62" w14:textId="2882A591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7</w:t>
            </w:r>
            <w:r w:rsidR="008D5E5D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64E+06</w:t>
            </w:r>
          </w:p>
        </w:tc>
        <w:tc>
          <w:tcPr>
            <w:tcW w:w="655" w:type="pct"/>
            <w:shd w:val="clear" w:color="auto" w:fill="D9D9D9" w:themeFill="background1" w:themeFillShade="D9"/>
          </w:tcPr>
          <w:p w14:paraId="07A31273" w14:textId="709BE5B3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7</w:t>
            </w:r>
            <w:r w:rsidR="000A1176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82E+06</w:t>
            </w:r>
          </w:p>
        </w:tc>
        <w:tc>
          <w:tcPr>
            <w:tcW w:w="635" w:type="pct"/>
            <w:shd w:val="clear" w:color="auto" w:fill="D9D9D9" w:themeFill="background1" w:themeFillShade="D9"/>
          </w:tcPr>
          <w:p w14:paraId="1607682C" w14:textId="6EF8C318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7</w:t>
            </w:r>
            <w:r w:rsidR="00CD53FB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97E+05</w:t>
            </w:r>
          </w:p>
        </w:tc>
      </w:tr>
      <w:tr w:rsidR="00D222BF" w:rsidRPr="002D0277" w14:paraId="0F485418" w14:textId="77777777" w:rsidTr="00866E3A">
        <w:trPr>
          <w:trHeight w:val="170"/>
        </w:trPr>
        <w:tc>
          <w:tcPr>
            <w:tcW w:w="653" w:type="pct"/>
            <w:vMerge w:val="restart"/>
          </w:tcPr>
          <w:p w14:paraId="05F3F256" w14:textId="0CB97757" w:rsidR="004521F2" w:rsidRPr="002D0277" w:rsidRDefault="004521F2" w:rsidP="004521F2">
            <w:pPr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sz w:val="20"/>
                <w:szCs w:val="20"/>
              </w:rPr>
              <w:t>1,8-</w:t>
            </w:r>
            <w:r w:rsidR="0087086E" w:rsidRPr="002D0277">
              <w:rPr>
                <w:rFonts w:asciiTheme="minorHAnsi" w:hAnsiTheme="minorHAnsi" w:cs="Calibri"/>
                <w:sz w:val="20"/>
                <w:szCs w:val="20"/>
              </w:rPr>
              <w:t>C</w:t>
            </w:r>
            <w:r w:rsidRPr="002D0277">
              <w:rPr>
                <w:rFonts w:asciiTheme="minorHAnsi" w:hAnsiTheme="minorHAnsi" w:cs="Calibri"/>
                <w:sz w:val="20"/>
                <w:szCs w:val="20"/>
              </w:rPr>
              <w:t>ineole</w:t>
            </w:r>
          </w:p>
        </w:tc>
        <w:tc>
          <w:tcPr>
            <w:tcW w:w="728" w:type="pct"/>
          </w:tcPr>
          <w:p w14:paraId="0589301D" w14:textId="5A4436B7" w:rsidR="004521F2" w:rsidRPr="002D0277" w:rsidRDefault="004521F2" w:rsidP="004521F2">
            <w:pPr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sz w:val="20"/>
                <w:szCs w:val="20"/>
              </w:rPr>
              <w:t>A_02ppb</w:t>
            </w:r>
          </w:p>
        </w:tc>
        <w:tc>
          <w:tcPr>
            <w:tcW w:w="509" w:type="pct"/>
          </w:tcPr>
          <w:p w14:paraId="7B076947" w14:textId="1F4B8E56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5</w:t>
            </w:r>
            <w:r w:rsidR="0027535A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04E+04</w:t>
            </w:r>
          </w:p>
        </w:tc>
        <w:tc>
          <w:tcPr>
            <w:tcW w:w="582" w:type="pct"/>
          </w:tcPr>
          <w:p w14:paraId="665EB117" w14:textId="19A8DD8B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4</w:t>
            </w:r>
            <w:r w:rsidR="0027535A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76E+04</w:t>
            </w:r>
          </w:p>
        </w:tc>
        <w:tc>
          <w:tcPr>
            <w:tcW w:w="582" w:type="pct"/>
          </w:tcPr>
          <w:p w14:paraId="59BCB990" w14:textId="72DCA05F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4</w:t>
            </w:r>
            <w:r w:rsidR="000625F5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88E+04</w:t>
            </w:r>
          </w:p>
        </w:tc>
        <w:tc>
          <w:tcPr>
            <w:tcW w:w="655" w:type="pct"/>
          </w:tcPr>
          <w:p w14:paraId="3827ACF8" w14:textId="0D62C5D7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5</w:t>
            </w:r>
            <w:r w:rsidR="008D5E5D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17E+04</w:t>
            </w:r>
          </w:p>
        </w:tc>
        <w:tc>
          <w:tcPr>
            <w:tcW w:w="655" w:type="pct"/>
          </w:tcPr>
          <w:p w14:paraId="65236FE5" w14:textId="0FAB6EB2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5</w:t>
            </w:r>
            <w:r w:rsidR="000A1176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33E+04</w:t>
            </w:r>
          </w:p>
        </w:tc>
        <w:tc>
          <w:tcPr>
            <w:tcW w:w="635" w:type="pct"/>
          </w:tcPr>
          <w:p w14:paraId="1B88A12D" w14:textId="29BF888F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4</w:t>
            </w:r>
            <w:r w:rsidR="00CD53FB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86E+04</w:t>
            </w:r>
          </w:p>
        </w:tc>
      </w:tr>
      <w:tr w:rsidR="00D222BF" w:rsidRPr="002D0277" w14:paraId="22054D59" w14:textId="77777777" w:rsidTr="00866E3A">
        <w:trPr>
          <w:trHeight w:val="170"/>
        </w:trPr>
        <w:tc>
          <w:tcPr>
            <w:tcW w:w="653" w:type="pct"/>
            <w:vMerge/>
          </w:tcPr>
          <w:p w14:paraId="1280B4D0" w14:textId="77777777" w:rsidR="004521F2" w:rsidRPr="002D0277" w:rsidRDefault="004521F2" w:rsidP="004521F2">
            <w:pPr>
              <w:rPr>
                <w:rFonts w:asciiTheme="minorHAnsi" w:hAnsiTheme="minorHAnsi" w:cs="Calibri"/>
                <w:sz w:val="20"/>
                <w:szCs w:val="20"/>
              </w:rPr>
            </w:pPr>
          </w:p>
        </w:tc>
        <w:tc>
          <w:tcPr>
            <w:tcW w:w="728" w:type="pct"/>
          </w:tcPr>
          <w:p w14:paraId="700367E0" w14:textId="7AA47746" w:rsidR="004521F2" w:rsidRPr="002D0277" w:rsidRDefault="004521F2" w:rsidP="004521F2">
            <w:pPr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sz w:val="20"/>
                <w:szCs w:val="20"/>
              </w:rPr>
              <w:t>B_02ppb</w:t>
            </w:r>
          </w:p>
        </w:tc>
        <w:tc>
          <w:tcPr>
            <w:tcW w:w="509" w:type="pct"/>
          </w:tcPr>
          <w:p w14:paraId="4DB4E0DA" w14:textId="5E7F9641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6</w:t>
            </w:r>
            <w:r w:rsidR="0027535A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37E+04</w:t>
            </w:r>
          </w:p>
        </w:tc>
        <w:tc>
          <w:tcPr>
            <w:tcW w:w="582" w:type="pct"/>
          </w:tcPr>
          <w:p w14:paraId="2F22FB5D" w14:textId="62712573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6</w:t>
            </w:r>
            <w:r w:rsidR="0027535A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20E+04</w:t>
            </w:r>
          </w:p>
        </w:tc>
        <w:tc>
          <w:tcPr>
            <w:tcW w:w="582" w:type="pct"/>
          </w:tcPr>
          <w:p w14:paraId="6C11F566" w14:textId="77777777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</w:p>
        </w:tc>
        <w:tc>
          <w:tcPr>
            <w:tcW w:w="655" w:type="pct"/>
          </w:tcPr>
          <w:p w14:paraId="0800495D" w14:textId="0EB30D89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6</w:t>
            </w:r>
            <w:r w:rsidR="008D5E5D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88E+04</w:t>
            </w:r>
          </w:p>
        </w:tc>
        <w:tc>
          <w:tcPr>
            <w:tcW w:w="655" w:type="pct"/>
          </w:tcPr>
          <w:p w14:paraId="0E0B1947" w14:textId="42639E3F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7</w:t>
            </w:r>
            <w:r w:rsidR="000A1176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24E+04</w:t>
            </w:r>
          </w:p>
        </w:tc>
        <w:tc>
          <w:tcPr>
            <w:tcW w:w="635" w:type="pct"/>
          </w:tcPr>
          <w:p w14:paraId="5AD57DE0" w14:textId="4D700496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6</w:t>
            </w:r>
            <w:r w:rsidR="00CD53FB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37E+04</w:t>
            </w:r>
          </w:p>
        </w:tc>
      </w:tr>
      <w:tr w:rsidR="00D222BF" w:rsidRPr="002D0277" w14:paraId="31D8BC68" w14:textId="77777777" w:rsidTr="00866E3A">
        <w:trPr>
          <w:trHeight w:val="170"/>
        </w:trPr>
        <w:tc>
          <w:tcPr>
            <w:tcW w:w="653" w:type="pct"/>
            <w:vMerge/>
          </w:tcPr>
          <w:p w14:paraId="580C05A5" w14:textId="77777777" w:rsidR="004521F2" w:rsidRPr="002D0277" w:rsidRDefault="004521F2" w:rsidP="004521F2">
            <w:pPr>
              <w:rPr>
                <w:rFonts w:asciiTheme="minorHAnsi" w:hAnsiTheme="minorHAnsi" w:cs="Calibri"/>
                <w:sz w:val="20"/>
                <w:szCs w:val="20"/>
              </w:rPr>
            </w:pPr>
          </w:p>
        </w:tc>
        <w:tc>
          <w:tcPr>
            <w:tcW w:w="728" w:type="pct"/>
          </w:tcPr>
          <w:p w14:paraId="1373B45C" w14:textId="6EA5571E" w:rsidR="004521F2" w:rsidRPr="002D0277" w:rsidRDefault="004521F2" w:rsidP="004521F2">
            <w:pPr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sz w:val="20"/>
                <w:szCs w:val="20"/>
              </w:rPr>
              <w:t>C_02ppb</w:t>
            </w:r>
          </w:p>
        </w:tc>
        <w:tc>
          <w:tcPr>
            <w:tcW w:w="509" w:type="pct"/>
          </w:tcPr>
          <w:p w14:paraId="58DAE099" w14:textId="4F282911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9</w:t>
            </w:r>
            <w:r w:rsidR="0027535A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44E+04</w:t>
            </w:r>
          </w:p>
        </w:tc>
        <w:tc>
          <w:tcPr>
            <w:tcW w:w="582" w:type="pct"/>
          </w:tcPr>
          <w:p w14:paraId="5FE729BE" w14:textId="48BF102D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9</w:t>
            </w:r>
            <w:r w:rsidR="0027535A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07E+04</w:t>
            </w:r>
          </w:p>
        </w:tc>
        <w:tc>
          <w:tcPr>
            <w:tcW w:w="582" w:type="pct"/>
          </w:tcPr>
          <w:p w14:paraId="423947E6" w14:textId="5B687E8E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9</w:t>
            </w:r>
            <w:r w:rsidR="000625F5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17E+04</w:t>
            </w:r>
          </w:p>
        </w:tc>
        <w:tc>
          <w:tcPr>
            <w:tcW w:w="655" w:type="pct"/>
          </w:tcPr>
          <w:p w14:paraId="2A880F48" w14:textId="3B0AB390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1</w:t>
            </w:r>
            <w:r w:rsidR="008D5E5D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02E+05</w:t>
            </w:r>
          </w:p>
        </w:tc>
        <w:tc>
          <w:tcPr>
            <w:tcW w:w="655" w:type="pct"/>
          </w:tcPr>
          <w:p w14:paraId="40BF16FF" w14:textId="50CF8D95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1</w:t>
            </w:r>
            <w:r w:rsidR="000A1176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00E+05</w:t>
            </w:r>
          </w:p>
        </w:tc>
        <w:tc>
          <w:tcPr>
            <w:tcW w:w="635" w:type="pct"/>
          </w:tcPr>
          <w:p w14:paraId="7DE2064E" w14:textId="62CB6CEE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9</w:t>
            </w:r>
            <w:r w:rsidR="00CD53FB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44E+04</w:t>
            </w:r>
          </w:p>
        </w:tc>
      </w:tr>
      <w:tr w:rsidR="00D222BF" w:rsidRPr="002D0277" w14:paraId="2206ADF6" w14:textId="77777777" w:rsidTr="00866E3A">
        <w:trPr>
          <w:trHeight w:val="170"/>
        </w:trPr>
        <w:tc>
          <w:tcPr>
            <w:tcW w:w="653" w:type="pct"/>
            <w:vMerge/>
          </w:tcPr>
          <w:p w14:paraId="48EF10E1" w14:textId="77777777" w:rsidR="004521F2" w:rsidRPr="002D0277" w:rsidRDefault="004521F2" w:rsidP="004521F2">
            <w:pPr>
              <w:rPr>
                <w:rFonts w:asciiTheme="minorHAnsi" w:hAnsiTheme="minorHAnsi" w:cs="Calibri"/>
                <w:sz w:val="20"/>
                <w:szCs w:val="20"/>
              </w:rPr>
            </w:pPr>
          </w:p>
        </w:tc>
        <w:tc>
          <w:tcPr>
            <w:tcW w:w="728" w:type="pct"/>
          </w:tcPr>
          <w:p w14:paraId="4C0CE6A8" w14:textId="60416C92" w:rsidR="004521F2" w:rsidRPr="002D0277" w:rsidRDefault="004521F2" w:rsidP="004521F2">
            <w:pPr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sz w:val="20"/>
                <w:szCs w:val="20"/>
              </w:rPr>
              <w:t>A_04ppb</w:t>
            </w:r>
          </w:p>
        </w:tc>
        <w:tc>
          <w:tcPr>
            <w:tcW w:w="509" w:type="pct"/>
          </w:tcPr>
          <w:p w14:paraId="25F98DC1" w14:textId="67361D59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9</w:t>
            </w:r>
            <w:r w:rsidR="0027535A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13E+04</w:t>
            </w:r>
          </w:p>
        </w:tc>
        <w:tc>
          <w:tcPr>
            <w:tcW w:w="582" w:type="pct"/>
          </w:tcPr>
          <w:p w14:paraId="71BFECF8" w14:textId="474F3D42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8</w:t>
            </w:r>
            <w:r w:rsidR="0027535A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92E+04</w:t>
            </w:r>
          </w:p>
        </w:tc>
        <w:tc>
          <w:tcPr>
            <w:tcW w:w="582" w:type="pct"/>
          </w:tcPr>
          <w:p w14:paraId="6AF2C759" w14:textId="759959D3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8</w:t>
            </w:r>
            <w:r w:rsidR="000625F5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97E+04</w:t>
            </w:r>
          </w:p>
        </w:tc>
        <w:tc>
          <w:tcPr>
            <w:tcW w:w="655" w:type="pct"/>
          </w:tcPr>
          <w:p w14:paraId="7ED698D7" w14:textId="5F0F0684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9</w:t>
            </w:r>
            <w:r w:rsidR="008D5E5D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76E+04</w:t>
            </w:r>
          </w:p>
        </w:tc>
        <w:tc>
          <w:tcPr>
            <w:tcW w:w="655" w:type="pct"/>
          </w:tcPr>
          <w:p w14:paraId="09B26586" w14:textId="1481B50F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9</w:t>
            </w:r>
            <w:r w:rsidR="000A1176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95E+04</w:t>
            </w:r>
          </w:p>
        </w:tc>
        <w:tc>
          <w:tcPr>
            <w:tcW w:w="635" w:type="pct"/>
          </w:tcPr>
          <w:p w14:paraId="1BED6B12" w14:textId="044B3592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9</w:t>
            </w:r>
            <w:r w:rsidR="00CD53FB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06E+04</w:t>
            </w:r>
          </w:p>
        </w:tc>
      </w:tr>
      <w:tr w:rsidR="00D222BF" w:rsidRPr="002D0277" w14:paraId="66A2838C" w14:textId="77777777" w:rsidTr="00866E3A">
        <w:trPr>
          <w:trHeight w:val="170"/>
        </w:trPr>
        <w:tc>
          <w:tcPr>
            <w:tcW w:w="653" w:type="pct"/>
            <w:vMerge/>
          </w:tcPr>
          <w:p w14:paraId="16090899" w14:textId="77777777" w:rsidR="004521F2" w:rsidRPr="002D0277" w:rsidRDefault="004521F2" w:rsidP="004521F2">
            <w:pPr>
              <w:rPr>
                <w:rFonts w:asciiTheme="minorHAnsi" w:hAnsiTheme="minorHAnsi" w:cs="Calibri"/>
                <w:sz w:val="20"/>
                <w:szCs w:val="20"/>
              </w:rPr>
            </w:pPr>
          </w:p>
        </w:tc>
        <w:tc>
          <w:tcPr>
            <w:tcW w:w="728" w:type="pct"/>
          </w:tcPr>
          <w:p w14:paraId="46DD71D6" w14:textId="16675A89" w:rsidR="004521F2" w:rsidRPr="002D0277" w:rsidRDefault="004521F2" w:rsidP="004521F2">
            <w:pPr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sz w:val="20"/>
                <w:szCs w:val="20"/>
              </w:rPr>
              <w:t>B_04ppb</w:t>
            </w:r>
          </w:p>
        </w:tc>
        <w:tc>
          <w:tcPr>
            <w:tcW w:w="509" w:type="pct"/>
          </w:tcPr>
          <w:p w14:paraId="3864F356" w14:textId="78176795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1</w:t>
            </w:r>
            <w:r w:rsidR="0027535A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15E+05</w:t>
            </w:r>
          </w:p>
        </w:tc>
        <w:tc>
          <w:tcPr>
            <w:tcW w:w="582" w:type="pct"/>
          </w:tcPr>
          <w:p w14:paraId="13D806DB" w14:textId="538B5B0C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1</w:t>
            </w:r>
            <w:r w:rsidR="0027535A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14E+05</w:t>
            </w:r>
          </w:p>
        </w:tc>
        <w:tc>
          <w:tcPr>
            <w:tcW w:w="582" w:type="pct"/>
          </w:tcPr>
          <w:p w14:paraId="618BC684" w14:textId="42CE3C7A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1</w:t>
            </w:r>
            <w:r w:rsidR="000625F5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15E+05</w:t>
            </w:r>
          </w:p>
        </w:tc>
        <w:tc>
          <w:tcPr>
            <w:tcW w:w="655" w:type="pct"/>
          </w:tcPr>
          <w:p w14:paraId="4A4B9051" w14:textId="7C5C9911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1</w:t>
            </w:r>
            <w:r w:rsidR="008D5E5D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17E+05</w:t>
            </w:r>
          </w:p>
        </w:tc>
        <w:tc>
          <w:tcPr>
            <w:tcW w:w="655" w:type="pct"/>
          </w:tcPr>
          <w:p w14:paraId="4FEC4F83" w14:textId="65E7D9A9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1</w:t>
            </w:r>
            <w:r w:rsidR="000A1176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31E+05</w:t>
            </w:r>
          </w:p>
        </w:tc>
        <w:tc>
          <w:tcPr>
            <w:tcW w:w="635" w:type="pct"/>
          </w:tcPr>
          <w:p w14:paraId="37B3377F" w14:textId="087CDEA3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1</w:t>
            </w:r>
            <w:r w:rsidR="00CD53FB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15E+05</w:t>
            </w:r>
          </w:p>
        </w:tc>
      </w:tr>
      <w:tr w:rsidR="00D222BF" w:rsidRPr="002D0277" w14:paraId="15C57040" w14:textId="77777777" w:rsidTr="00866E3A">
        <w:trPr>
          <w:trHeight w:val="170"/>
        </w:trPr>
        <w:tc>
          <w:tcPr>
            <w:tcW w:w="653" w:type="pct"/>
            <w:vMerge/>
          </w:tcPr>
          <w:p w14:paraId="3164506F" w14:textId="77777777" w:rsidR="004521F2" w:rsidRPr="002D0277" w:rsidRDefault="004521F2" w:rsidP="004521F2">
            <w:pPr>
              <w:rPr>
                <w:rFonts w:asciiTheme="minorHAnsi" w:hAnsiTheme="minorHAnsi" w:cs="Calibri"/>
                <w:sz w:val="20"/>
                <w:szCs w:val="20"/>
              </w:rPr>
            </w:pPr>
          </w:p>
        </w:tc>
        <w:tc>
          <w:tcPr>
            <w:tcW w:w="728" w:type="pct"/>
          </w:tcPr>
          <w:p w14:paraId="44254403" w14:textId="739B8C5A" w:rsidR="004521F2" w:rsidRPr="002D0277" w:rsidRDefault="004521F2" w:rsidP="004521F2">
            <w:pPr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sz w:val="20"/>
                <w:szCs w:val="20"/>
              </w:rPr>
              <w:t>C_04ppb</w:t>
            </w:r>
          </w:p>
        </w:tc>
        <w:tc>
          <w:tcPr>
            <w:tcW w:w="509" w:type="pct"/>
          </w:tcPr>
          <w:p w14:paraId="64AEFC6E" w14:textId="439758FA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9</w:t>
            </w:r>
            <w:r w:rsidR="0027535A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29E+04</w:t>
            </w:r>
          </w:p>
        </w:tc>
        <w:tc>
          <w:tcPr>
            <w:tcW w:w="582" w:type="pct"/>
          </w:tcPr>
          <w:p w14:paraId="281703E5" w14:textId="77777777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</w:p>
        </w:tc>
        <w:tc>
          <w:tcPr>
            <w:tcW w:w="582" w:type="pct"/>
          </w:tcPr>
          <w:p w14:paraId="15FD2C4E" w14:textId="77777777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</w:p>
        </w:tc>
        <w:tc>
          <w:tcPr>
            <w:tcW w:w="655" w:type="pct"/>
          </w:tcPr>
          <w:p w14:paraId="2C996416" w14:textId="310AFFE8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8</w:t>
            </w:r>
            <w:r w:rsidR="008D5E5D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92E+04</w:t>
            </w:r>
          </w:p>
        </w:tc>
        <w:tc>
          <w:tcPr>
            <w:tcW w:w="655" w:type="pct"/>
          </w:tcPr>
          <w:p w14:paraId="13A158DE" w14:textId="6C3B9598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1</w:t>
            </w:r>
            <w:r w:rsidR="000A1176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05E+05</w:t>
            </w:r>
          </w:p>
        </w:tc>
        <w:tc>
          <w:tcPr>
            <w:tcW w:w="635" w:type="pct"/>
          </w:tcPr>
          <w:p w14:paraId="2FDAEAF5" w14:textId="7828D0E4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9</w:t>
            </w:r>
            <w:r w:rsidR="00CD53FB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29E+04</w:t>
            </w:r>
          </w:p>
        </w:tc>
      </w:tr>
      <w:tr w:rsidR="00D222BF" w:rsidRPr="002D0277" w14:paraId="2A15F756" w14:textId="77777777" w:rsidTr="00866E3A">
        <w:trPr>
          <w:trHeight w:val="170"/>
        </w:trPr>
        <w:tc>
          <w:tcPr>
            <w:tcW w:w="653" w:type="pct"/>
            <w:vMerge/>
          </w:tcPr>
          <w:p w14:paraId="57CB298E" w14:textId="77777777" w:rsidR="004521F2" w:rsidRPr="002D0277" w:rsidRDefault="004521F2" w:rsidP="004521F2">
            <w:pPr>
              <w:rPr>
                <w:rFonts w:asciiTheme="minorHAnsi" w:hAnsiTheme="minorHAnsi" w:cs="Calibri"/>
                <w:sz w:val="20"/>
                <w:szCs w:val="20"/>
              </w:rPr>
            </w:pPr>
          </w:p>
        </w:tc>
        <w:tc>
          <w:tcPr>
            <w:tcW w:w="728" w:type="pct"/>
          </w:tcPr>
          <w:p w14:paraId="1AE82B8C" w14:textId="706E6FFD" w:rsidR="004521F2" w:rsidRPr="002D0277" w:rsidRDefault="004521F2" w:rsidP="004521F2">
            <w:pPr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sz w:val="20"/>
                <w:szCs w:val="20"/>
              </w:rPr>
              <w:t>A_1ppb</w:t>
            </w:r>
          </w:p>
        </w:tc>
        <w:tc>
          <w:tcPr>
            <w:tcW w:w="509" w:type="pct"/>
          </w:tcPr>
          <w:p w14:paraId="57DB4E3C" w14:textId="366E7B66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1</w:t>
            </w:r>
            <w:r w:rsidR="0027535A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82E+05</w:t>
            </w:r>
          </w:p>
        </w:tc>
        <w:tc>
          <w:tcPr>
            <w:tcW w:w="582" w:type="pct"/>
          </w:tcPr>
          <w:p w14:paraId="13552C5D" w14:textId="0F75AC2C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1</w:t>
            </w:r>
            <w:r w:rsidR="0027535A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76E+05</w:t>
            </w:r>
          </w:p>
        </w:tc>
        <w:tc>
          <w:tcPr>
            <w:tcW w:w="582" w:type="pct"/>
          </w:tcPr>
          <w:p w14:paraId="4593BA16" w14:textId="66F9AC4B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1</w:t>
            </w:r>
            <w:r w:rsidR="000625F5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76E+05</w:t>
            </w:r>
          </w:p>
        </w:tc>
        <w:tc>
          <w:tcPr>
            <w:tcW w:w="655" w:type="pct"/>
          </w:tcPr>
          <w:p w14:paraId="4F56B0B6" w14:textId="7A89B2A5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1</w:t>
            </w:r>
            <w:r w:rsidR="008D5E5D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91E+05</w:t>
            </w:r>
          </w:p>
        </w:tc>
        <w:tc>
          <w:tcPr>
            <w:tcW w:w="655" w:type="pct"/>
          </w:tcPr>
          <w:p w14:paraId="4BC62456" w14:textId="66BD6804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1</w:t>
            </w:r>
            <w:r w:rsidR="000A1176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95E+05</w:t>
            </w:r>
          </w:p>
        </w:tc>
        <w:tc>
          <w:tcPr>
            <w:tcW w:w="635" w:type="pct"/>
          </w:tcPr>
          <w:p w14:paraId="0B6CD881" w14:textId="222E761C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1</w:t>
            </w:r>
            <w:r w:rsidR="00CD53FB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82E+05</w:t>
            </w:r>
          </w:p>
        </w:tc>
      </w:tr>
      <w:tr w:rsidR="00D222BF" w:rsidRPr="002D0277" w14:paraId="4BE3BA83" w14:textId="77777777" w:rsidTr="00866E3A">
        <w:trPr>
          <w:trHeight w:val="170"/>
        </w:trPr>
        <w:tc>
          <w:tcPr>
            <w:tcW w:w="653" w:type="pct"/>
            <w:vMerge/>
          </w:tcPr>
          <w:p w14:paraId="0C64BBED" w14:textId="77777777" w:rsidR="004521F2" w:rsidRPr="002D0277" w:rsidRDefault="004521F2" w:rsidP="004521F2">
            <w:pPr>
              <w:rPr>
                <w:rFonts w:asciiTheme="minorHAnsi" w:hAnsiTheme="minorHAnsi" w:cs="Calibri"/>
                <w:sz w:val="20"/>
                <w:szCs w:val="20"/>
              </w:rPr>
            </w:pPr>
          </w:p>
        </w:tc>
        <w:tc>
          <w:tcPr>
            <w:tcW w:w="728" w:type="pct"/>
          </w:tcPr>
          <w:p w14:paraId="31872A8A" w14:textId="2806151D" w:rsidR="004521F2" w:rsidRPr="002D0277" w:rsidRDefault="004521F2" w:rsidP="004521F2">
            <w:pPr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sz w:val="20"/>
                <w:szCs w:val="20"/>
              </w:rPr>
              <w:t>B_1ppb</w:t>
            </w:r>
          </w:p>
        </w:tc>
        <w:tc>
          <w:tcPr>
            <w:tcW w:w="509" w:type="pct"/>
          </w:tcPr>
          <w:p w14:paraId="2977BD16" w14:textId="70EC1BBA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1</w:t>
            </w:r>
            <w:r w:rsidR="0027535A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63E+05</w:t>
            </w:r>
          </w:p>
        </w:tc>
        <w:tc>
          <w:tcPr>
            <w:tcW w:w="582" w:type="pct"/>
          </w:tcPr>
          <w:p w14:paraId="719DBD5F" w14:textId="258FA1DC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1</w:t>
            </w:r>
            <w:r w:rsidR="0027535A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60E+05</w:t>
            </w:r>
          </w:p>
        </w:tc>
        <w:tc>
          <w:tcPr>
            <w:tcW w:w="582" w:type="pct"/>
          </w:tcPr>
          <w:p w14:paraId="4B76D12F" w14:textId="0BBC26E1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1</w:t>
            </w:r>
            <w:r w:rsidR="000625F5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60E+05</w:t>
            </w:r>
          </w:p>
        </w:tc>
        <w:tc>
          <w:tcPr>
            <w:tcW w:w="655" w:type="pct"/>
          </w:tcPr>
          <w:p w14:paraId="2843D2AA" w14:textId="4776C0AA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1</w:t>
            </w:r>
            <w:r w:rsidR="008D5E5D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75E+05</w:t>
            </w:r>
          </w:p>
        </w:tc>
        <w:tc>
          <w:tcPr>
            <w:tcW w:w="655" w:type="pct"/>
          </w:tcPr>
          <w:p w14:paraId="4CF58E63" w14:textId="2FC42295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1</w:t>
            </w:r>
            <w:r w:rsidR="000A1176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76E+05</w:t>
            </w:r>
          </w:p>
        </w:tc>
        <w:tc>
          <w:tcPr>
            <w:tcW w:w="635" w:type="pct"/>
          </w:tcPr>
          <w:p w14:paraId="03644283" w14:textId="23B97C9F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1</w:t>
            </w:r>
            <w:r w:rsidR="00CD53FB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64E+05</w:t>
            </w:r>
          </w:p>
        </w:tc>
      </w:tr>
      <w:tr w:rsidR="00D222BF" w:rsidRPr="002D0277" w14:paraId="5C5FFF3C" w14:textId="77777777" w:rsidTr="00866E3A">
        <w:trPr>
          <w:trHeight w:val="170"/>
        </w:trPr>
        <w:tc>
          <w:tcPr>
            <w:tcW w:w="653" w:type="pct"/>
            <w:vMerge/>
          </w:tcPr>
          <w:p w14:paraId="4194EB79" w14:textId="77777777" w:rsidR="004521F2" w:rsidRPr="002D0277" w:rsidRDefault="004521F2" w:rsidP="004521F2">
            <w:pPr>
              <w:rPr>
                <w:rFonts w:asciiTheme="minorHAnsi" w:hAnsiTheme="minorHAnsi" w:cs="Calibri"/>
                <w:sz w:val="20"/>
                <w:szCs w:val="20"/>
              </w:rPr>
            </w:pPr>
          </w:p>
        </w:tc>
        <w:tc>
          <w:tcPr>
            <w:tcW w:w="728" w:type="pct"/>
          </w:tcPr>
          <w:p w14:paraId="2DB03E6E" w14:textId="0F8A2407" w:rsidR="004521F2" w:rsidRPr="002D0277" w:rsidRDefault="004521F2" w:rsidP="004521F2">
            <w:pPr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sz w:val="20"/>
                <w:szCs w:val="20"/>
              </w:rPr>
              <w:t>C_1ppb</w:t>
            </w:r>
          </w:p>
        </w:tc>
        <w:tc>
          <w:tcPr>
            <w:tcW w:w="509" w:type="pct"/>
          </w:tcPr>
          <w:p w14:paraId="5D57BFB3" w14:textId="7E55AF73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1</w:t>
            </w:r>
            <w:r w:rsidR="0027535A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37E+05</w:t>
            </w:r>
          </w:p>
        </w:tc>
        <w:tc>
          <w:tcPr>
            <w:tcW w:w="582" w:type="pct"/>
          </w:tcPr>
          <w:p w14:paraId="0A6229A5" w14:textId="11898DCF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1</w:t>
            </w:r>
            <w:r w:rsidR="0027535A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32E+05</w:t>
            </w:r>
          </w:p>
        </w:tc>
        <w:tc>
          <w:tcPr>
            <w:tcW w:w="582" w:type="pct"/>
          </w:tcPr>
          <w:p w14:paraId="72E45CD4" w14:textId="6A35851B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1</w:t>
            </w:r>
            <w:r w:rsidR="000625F5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32E+05</w:t>
            </w:r>
          </w:p>
        </w:tc>
        <w:tc>
          <w:tcPr>
            <w:tcW w:w="655" w:type="pct"/>
          </w:tcPr>
          <w:p w14:paraId="3DCA3291" w14:textId="31083EA0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1</w:t>
            </w:r>
            <w:r w:rsidR="008D5E5D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36E+05</w:t>
            </w:r>
          </w:p>
        </w:tc>
        <w:tc>
          <w:tcPr>
            <w:tcW w:w="655" w:type="pct"/>
          </w:tcPr>
          <w:p w14:paraId="1102C0C4" w14:textId="5C66BF43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1</w:t>
            </w:r>
            <w:r w:rsidR="000A1176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48E+05</w:t>
            </w:r>
          </w:p>
        </w:tc>
        <w:tc>
          <w:tcPr>
            <w:tcW w:w="635" w:type="pct"/>
          </w:tcPr>
          <w:p w14:paraId="31A9DBBF" w14:textId="65681343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1</w:t>
            </w:r>
            <w:r w:rsidR="00CD53FB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35E+05</w:t>
            </w:r>
          </w:p>
        </w:tc>
      </w:tr>
      <w:tr w:rsidR="00D222BF" w:rsidRPr="002D0277" w14:paraId="03FF292A" w14:textId="77777777" w:rsidTr="00866E3A">
        <w:trPr>
          <w:trHeight w:val="170"/>
        </w:trPr>
        <w:tc>
          <w:tcPr>
            <w:tcW w:w="653" w:type="pct"/>
            <w:vMerge/>
          </w:tcPr>
          <w:p w14:paraId="51092D94" w14:textId="77777777" w:rsidR="004521F2" w:rsidRPr="002D0277" w:rsidRDefault="004521F2" w:rsidP="004521F2">
            <w:pPr>
              <w:rPr>
                <w:rFonts w:asciiTheme="minorHAnsi" w:hAnsiTheme="minorHAnsi" w:cs="Calibri"/>
                <w:sz w:val="20"/>
                <w:szCs w:val="20"/>
              </w:rPr>
            </w:pPr>
          </w:p>
        </w:tc>
        <w:tc>
          <w:tcPr>
            <w:tcW w:w="728" w:type="pct"/>
          </w:tcPr>
          <w:p w14:paraId="69CF7A42" w14:textId="091A4D03" w:rsidR="004521F2" w:rsidRPr="002D0277" w:rsidRDefault="004521F2" w:rsidP="004521F2">
            <w:pPr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sz w:val="20"/>
                <w:szCs w:val="20"/>
              </w:rPr>
              <w:t>A_2ppb</w:t>
            </w:r>
          </w:p>
        </w:tc>
        <w:tc>
          <w:tcPr>
            <w:tcW w:w="509" w:type="pct"/>
          </w:tcPr>
          <w:p w14:paraId="57923188" w14:textId="6DA4767A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3</w:t>
            </w:r>
            <w:r w:rsidR="0027535A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46E+05</w:t>
            </w:r>
          </w:p>
        </w:tc>
        <w:tc>
          <w:tcPr>
            <w:tcW w:w="582" w:type="pct"/>
          </w:tcPr>
          <w:p w14:paraId="1E831C67" w14:textId="1CA0681A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3</w:t>
            </w:r>
            <w:r w:rsidR="0027535A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38E+05</w:t>
            </w:r>
          </w:p>
        </w:tc>
        <w:tc>
          <w:tcPr>
            <w:tcW w:w="582" w:type="pct"/>
          </w:tcPr>
          <w:p w14:paraId="26E567C6" w14:textId="493DD268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3</w:t>
            </w:r>
            <w:r w:rsidR="000625F5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37E+05</w:t>
            </w:r>
          </w:p>
        </w:tc>
        <w:tc>
          <w:tcPr>
            <w:tcW w:w="655" w:type="pct"/>
          </w:tcPr>
          <w:p w14:paraId="49CACDED" w14:textId="4420A18D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3</w:t>
            </w:r>
            <w:r w:rsidR="008D5E5D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68E+05</w:t>
            </w:r>
          </w:p>
        </w:tc>
        <w:tc>
          <w:tcPr>
            <w:tcW w:w="655" w:type="pct"/>
          </w:tcPr>
          <w:p w14:paraId="044AE361" w14:textId="4546CF34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3</w:t>
            </w:r>
            <w:r w:rsidR="000A1176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76E+05</w:t>
            </w:r>
          </w:p>
        </w:tc>
        <w:tc>
          <w:tcPr>
            <w:tcW w:w="635" w:type="pct"/>
          </w:tcPr>
          <w:p w14:paraId="4801B164" w14:textId="7A33F2CB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3</w:t>
            </w:r>
            <w:r w:rsidR="00CD53FB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55E+05</w:t>
            </w:r>
          </w:p>
        </w:tc>
      </w:tr>
      <w:tr w:rsidR="00D222BF" w:rsidRPr="002D0277" w14:paraId="0B8D3D34" w14:textId="77777777" w:rsidTr="00866E3A">
        <w:trPr>
          <w:trHeight w:val="170"/>
        </w:trPr>
        <w:tc>
          <w:tcPr>
            <w:tcW w:w="653" w:type="pct"/>
            <w:vMerge/>
          </w:tcPr>
          <w:p w14:paraId="21EABC47" w14:textId="77777777" w:rsidR="004521F2" w:rsidRPr="002D0277" w:rsidRDefault="004521F2" w:rsidP="004521F2">
            <w:pPr>
              <w:rPr>
                <w:rFonts w:asciiTheme="minorHAnsi" w:hAnsiTheme="minorHAnsi" w:cs="Calibri"/>
                <w:sz w:val="20"/>
                <w:szCs w:val="20"/>
              </w:rPr>
            </w:pPr>
          </w:p>
        </w:tc>
        <w:tc>
          <w:tcPr>
            <w:tcW w:w="728" w:type="pct"/>
          </w:tcPr>
          <w:p w14:paraId="6EDAEFF2" w14:textId="68265729" w:rsidR="004521F2" w:rsidRPr="002D0277" w:rsidRDefault="004521F2" w:rsidP="004521F2">
            <w:pPr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sz w:val="20"/>
                <w:szCs w:val="20"/>
              </w:rPr>
              <w:t>B_2ppb</w:t>
            </w:r>
          </w:p>
        </w:tc>
        <w:tc>
          <w:tcPr>
            <w:tcW w:w="509" w:type="pct"/>
          </w:tcPr>
          <w:p w14:paraId="6033FFE3" w14:textId="1DFF966F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6</w:t>
            </w:r>
            <w:r w:rsidR="0027535A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21E+05</w:t>
            </w:r>
          </w:p>
        </w:tc>
        <w:tc>
          <w:tcPr>
            <w:tcW w:w="582" w:type="pct"/>
          </w:tcPr>
          <w:p w14:paraId="45EC93BC" w14:textId="08EF139E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6</w:t>
            </w:r>
            <w:r w:rsidR="0027535A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15E+05</w:t>
            </w:r>
          </w:p>
        </w:tc>
        <w:tc>
          <w:tcPr>
            <w:tcW w:w="582" w:type="pct"/>
          </w:tcPr>
          <w:p w14:paraId="1FEC7F32" w14:textId="7A7F4E71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6</w:t>
            </w:r>
            <w:r w:rsidR="000625F5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19E+05</w:t>
            </w:r>
          </w:p>
        </w:tc>
        <w:tc>
          <w:tcPr>
            <w:tcW w:w="655" w:type="pct"/>
          </w:tcPr>
          <w:p w14:paraId="4ED86A38" w14:textId="55CC82FF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6</w:t>
            </w:r>
            <w:r w:rsidR="008D5E5D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70E+05</w:t>
            </w:r>
          </w:p>
        </w:tc>
        <w:tc>
          <w:tcPr>
            <w:tcW w:w="655" w:type="pct"/>
          </w:tcPr>
          <w:p w14:paraId="5F6FC401" w14:textId="20321E2D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6</w:t>
            </w:r>
            <w:r w:rsidR="000A1176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71E+05</w:t>
            </w:r>
          </w:p>
        </w:tc>
        <w:tc>
          <w:tcPr>
            <w:tcW w:w="635" w:type="pct"/>
          </w:tcPr>
          <w:p w14:paraId="5DBF3626" w14:textId="456067A1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6</w:t>
            </w:r>
            <w:r w:rsidR="00CD53FB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37E+05</w:t>
            </w:r>
          </w:p>
        </w:tc>
      </w:tr>
      <w:tr w:rsidR="00D222BF" w:rsidRPr="002D0277" w14:paraId="1908766E" w14:textId="77777777" w:rsidTr="00866E3A">
        <w:trPr>
          <w:trHeight w:val="170"/>
        </w:trPr>
        <w:tc>
          <w:tcPr>
            <w:tcW w:w="653" w:type="pct"/>
            <w:vMerge/>
          </w:tcPr>
          <w:p w14:paraId="1E97BD15" w14:textId="77777777" w:rsidR="004521F2" w:rsidRPr="002D0277" w:rsidRDefault="004521F2" w:rsidP="004521F2">
            <w:pPr>
              <w:rPr>
                <w:rFonts w:asciiTheme="minorHAnsi" w:hAnsiTheme="minorHAnsi" w:cs="Calibri"/>
                <w:sz w:val="20"/>
                <w:szCs w:val="20"/>
              </w:rPr>
            </w:pPr>
          </w:p>
        </w:tc>
        <w:tc>
          <w:tcPr>
            <w:tcW w:w="728" w:type="pct"/>
          </w:tcPr>
          <w:p w14:paraId="4471AEDC" w14:textId="4545B759" w:rsidR="004521F2" w:rsidRPr="002D0277" w:rsidRDefault="004521F2" w:rsidP="004521F2">
            <w:pPr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sz w:val="20"/>
                <w:szCs w:val="20"/>
              </w:rPr>
              <w:t>C_2ppb</w:t>
            </w:r>
          </w:p>
        </w:tc>
        <w:tc>
          <w:tcPr>
            <w:tcW w:w="509" w:type="pct"/>
          </w:tcPr>
          <w:p w14:paraId="584E05E3" w14:textId="38F7DB10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9</w:t>
            </w:r>
            <w:r w:rsidR="0027535A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45E+05</w:t>
            </w:r>
          </w:p>
        </w:tc>
        <w:tc>
          <w:tcPr>
            <w:tcW w:w="582" w:type="pct"/>
          </w:tcPr>
          <w:p w14:paraId="4444B8BF" w14:textId="119B5472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9</w:t>
            </w:r>
            <w:r w:rsidR="0027535A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23E+05</w:t>
            </w:r>
          </w:p>
        </w:tc>
        <w:tc>
          <w:tcPr>
            <w:tcW w:w="582" w:type="pct"/>
          </w:tcPr>
          <w:p w14:paraId="1B7044B7" w14:textId="4E23BE97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9</w:t>
            </w:r>
            <w:r w:rsidR="000625F5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28E+05</w:t>
            </w:r>
          </w:p>
        </w:tc>
        <w:tc>
          <w:tcPr>
            <w:tcW w:w="655" w:type="pct"/>
          </w:tcPr>
          <w:p w14:paraId="3D08E557" w14:textId="31D2AF02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1</w:t>
            </w:r>
            <w:r w:rsidR="008D5E5D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01E+06</w:t>
            </w:r>
          </w:p>
        </w:tc>
        <w:tc>
          <w:tcPr>
            <w:tcW w:w="655" w:type="pct"/>
          </w:tcPr>
          <w:p w14:paraId="195311AD" w14:textId="7D990A49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9</w:t>
            </w:r>
            <w:r w:rsidR="000A1176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96E+05</w:t>
            </w:r>
          </w:p>
        </w:tc>
        <w:tc>
          <w:tcPr>
            <w:tcW w:w="635" w:type="pct"/>
          </w:tcPr>
          <w:p w14:paraId="22D9CFE0" w14:textId="52A9591C" w:rsidR="004521F2" w:rsidRPr="002D0277" w:rsidRDefault="004521F2" w:rsidP="004521F2">
            <w:pPr>
              <w:jc w:val="center"/>
              <w:rPr>
                <w:rFonts w:asciiTheme="minorHAnsi" w:hAnsiTheme="minorHAnsi" w:cs="Calibri"/>
                <w:sz w:val="20"/>
                <w:szCs w:val="20"/>
              </w:rPr>
            </w:pP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9</w:t>
            </w:r>
            <w:r w:rsidR="00CD53FB"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.</w:t>
            </w:r>
            <w:r w:rsidRPr="002D0277">
              <w:rPr>
                <w:rFonts w:asciiTheme="minorHAnsi" w:hAnsiTheme="minorHAnsi" w:cs="Calibri"/>
                <w:color w:val="000000"/>
                <w:sz w:val="20"/>
                <w:szCs w:val="20"/>
              </w:rPr>
              <w:t>71E+05</w:t>
            </w:r>
          </w:p>
        </w:tc>
      </w:tr>
    </w:tbl>
    <w:p w14:paraId="5667EB75" w14:textId="77777777" w:rsidR="007D02BF" w:rsidRPr="002D0277" w:rsidRDefault="007D02BF">
      <w:pPr>
        <w:rPr>
          <w:rFonts w:asciiTheme="minorHAnsi" w:hAnsiTheme="minorHAnsi"/>
        </w:rPr>
      </w:pPr>
    </w:p>
    <w:p w14:paraId="4F119B59" w14:textId="77777777" w:rsidR="00866E3A" w:rsidRDefault="00866E3A">
      <w:pPr>
        <w:sectPr w:rsidR="00866E3A" w:rsidSect="00866E3A">
          <w:pgSz w:w="16838" w:h="11906" w:orient="landscape"/>
          <w:pgMar w:top="1080" w:right="1440" w:bottom="1080" w:left="1440" w:header="708" w:footer="708" w:gutter="0"/>
          <w:cols w:space="708"/>
          <w:docGrid w:linePitch="360"/>
        </w:sectPr>
      </w:pPr>
    </w:p>
    <w:p w14:paraId="687774B0" w14:textId="7774C898" w:rsidR="000D1919" w:rsidRPr="006240DF" w:rsidRDefault="00935B61" w:rsidP="000D1919">
      <w:pPr>
        <w:rPr>
          <w:ins w:id="19" w:author="Raquel Cumeras" w:date="2024-12-27T15:21:00Z" w16du:dateUtc="2024-12-27T14:21:00Z"/>
          <w:lang w:val="en-US"/>
        </w:rPr>
      </w:pPr>
      <w:ins w:id="20" w:author="Raquel Cumeras" w:date="2024-12-27T15:31:00Z" w16du:dateUtc="2024-12-27T14:31:00Z">
        <w:r>
          <w:rPr>
            <w:noProof/>
            <w:lang w:val="en-US"/>
            <w14:ligatures w14:val="standardContextual"/>
          </w:rPr>
          <w:lastRenderedPageBreak/>
          <w:drawing>
            <wp:inline distT="0" distB="0" distL="0" distR="0" wp14:anchorId="56405558" wp14:editId="4AE048CE">
              <wp:extent cx="6188710" cy="3685540"/>
              <wp:effectExtent l="0" t="0" r="2540" b="0"/>
              <wp:docPr id="2065987016" name="Picture 1" descr="A screenshot of a graph&#10;&#10;Description automatically generated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065987016" name="Picture 1" descr="A screenshot of a graph&#10;&#10;Description automatically generated"/>
                      <pic:cNvPicPr/>
                    </pic:nvPicPr>
                    <pic:blipFill>
                      <a:blip r:embed="rId13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88710" cy="368554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3E5A40A1" w14:textId="2D048FE1" w:rsidR="000D1919" w:rsidRDefault="00935B61" w:rsidP="00935B61">
      <w:pPr>
        <w:pStyle w:val="Caption"/>
        <w:rPr>
          <w:ins w:id="21" w:author="Raquel Cumeras" w:date="2024-12-27T15:21:00Z" w16du:dateUtc="2024-12-27T14:21:00Z"/>
          <w:rFonts w:asciiTheme="minorHAnsi" w:hAnsiTheme="minorHAnsi"/>
          <w:lang w:val="en-US"/>
        </w:rPr>
      </w:pPr>
      <w:ins w:id="22" w:author="Raquel Cumeras" w:date="2024-12-27T15:31:00Z" w16du:dateUtc="2024-12-27T14:31:00Z">
        <w:r w:rsidRPr="00935B61">
          <w:rPr>
            <w:rFonts w:asciiTheme="minorHAnsi" w:hAnsiTheme="minorHAnsi"/>
            <w:lang w:val="en-US"/>
          </w:rPr>
          <w:t xml:space="preserve">Figure S8: Representative chromatograms illustrating the complexity of datasets processed by </w:t>
        </w:r>
        <w:proofErr w:type="spellStart"/>
        <w:r w:rsidRPr="00935B61">
          <w:rPr>
            <w:rFonts w:asciiTheme="minorHAnsi" w:hAnsiTheme="minorHAnsi"/>
            <w:lang w:val="en-US"/>
          </w:rPr>
          <w:t>GcDUO</w:t>
        </w:r>
        <w:proofErr w:type="spellEnd"/>
        <w:r w:rsidRPr="00935B61">
          <w:rPr>
            <w:rFonts w:asciiTheme="minorHAnsi" w:hAnsiTheme="minorHAnsi"/>
            <w:lang w:val="en-US"/>
          </w:rPr>
          <w:t>.</w:t>
        </w:r>
        <w:r>
          <w:rPr>
            <w:rFonts w:asciiTheme="minorHAnsi" w:hAnsiTheme="minorHAnsi"/>
            <w:lang w:val="en-US"/>
          </w:rPr>
          <w:t xml:space="preserve"> </w:t>
        </w:r>
        <w:r w:rsidRPr="00935B61">
          <w:rPr>
            <w:rFonts w:asciiTheme="minorHAnsi" w:hAnsiTheme="minorHAnsi"/>
            <w:lang w:val="en-US"/>
          </w:rPr>
          <w:t>A) training dataset (</w:t>
        </w:r>
      </w:ins>
      <w:ins w:id="23" w:author="Raquel Cumeras" w:date="2024-12-27T15:34:00Z" w16du:dateUtc="2024-12-27T14:34:00Z">
        <w:r>
          <w:rPr>
            <w:rFonts w:asciiTheme="minorHAnsi" w:hAnsiTheme="minorHAnsi"/>
            <w:lang w:val="en-US"/>
          </w:rPr>
          <w:t>diluted series of a commercial mix of fragrances and allergen standards</w:t>
        </w:r>
      </w:ins>
      <w:ins w:id="24" w:author="Raquel Cumeras" w:date="2024-12-27T15:31:00Z" w16du:dateUtc="2024-12-27T14:31:00Z">
        <w:r w:rsidRPr="00935B61">
          <w:rPr>
            <w:rFonts w:asciiTheme="minorHAnsi" w:hAnsiTheme="minorHAnsi"/>
            <w:lang w:val="en-US"/>
          </w:rPr>
          <w:t xml:space="preserve">), </w:t>
        </w:r>
      </w:ins>
      <w:ins w:id="25" w:author="Raquel Cumeras" w:date="2024-12-27T15:32:00Z" w16du:dateUtc="2024-12-27T14:32:00Z">
        <w:r>
          <w:rPr>
            <w:rFonts w:asciiTheme="minorHAnsi" w:hAnsiTheme="minorHAnsi"/>
            <w:lang w:val="en-US"/>
          </w:rPr>
          <w:t>for two different con</w:t>
        </w:r>
      </w:ins>
      <w:ins w:id="26" w:author="Raquel Cumeras" w:date="2024-12-27T15:33:00Z" w16du:dateUtc="2024-12-27T14:33:00Z">
        <w:r>
          <w:rPr>
            <w:rFonts w:asciiTheme="minorHAnsi" w:hAnsiTheme="minorHAnsi"/>
            <w:lang w:val="en-US"/>
          </w:rPr>
          <w:t>centrations (1 and 2ppb) and replicates (‘A’, ‘B’, ‘C’)</w:t>
        </w:r>
      </w:ins>
      <w:ins w:id="27" w:author="Raquel Cumeras" w:date="2024-12-27T15:31:00Z" w16du:dateUtc="2024-12-27T14:31:00Z">
        <w:r w:rsidRPr="00935B61">
          <w:rPr>
            <w:rFonts w:asciiTheme="minorHAnsi" w:hAnsiTheme="minorHAnsi"/>
            <w:lang w:val="en-US"/>
          </w:rPr>
          <w:t>. B) the</w:t>
        </w:r>
      </w:ins>
      <w:ins w:id="28" w:author="Raquel Cumeras" w:date="2024-12-27T15:35:00Z" w16du:dateUtc="2024-12-27T14:35:00Z">
        <w:r w:rsidR="00A21111">
          <w:rPr>
            <w:rFonts w:asciiTheme="minorHAnsi" w:hAnsiTheme="minorHAnsi"/>
            <w:lang w:val="en-US"/>
          </w:rPr>
          <w:t xml:space="preserve"> first</w:t>
        </w:r>
      </w:ins>
      <w:ins w:id="29" w:author="Raquel Cumeras" w:date="2024-12-27T15:31:00Z" w16du:dateUtc="2024-12-27T14:31:00Z">
        <w:r w:rsidRPr="00935B61">
          <w:rPr>
            <w:rFonts w:asciiTheme="minorHAnsi" w:hAnsiTheme="minorHAnsi"/>
            <w:lang w:val="en-US"/>
          </w:rPr>
          <w:t xml:space="preserve"> validation dataset (</w:t>
        </w:r>
        <w:proofErr w:type="spellStart"/>
        <w:r w:rsidRPr="00935B61">
          <w:rPr>
            <w:rFonts w:asciiTheme="minorHAnsi" w:hAnsiTheme="minorHAnsi"/>
            <w:lang w:val="en-US"/>
          </w:rPr>
          <w:t>Fruitybeer</w:t>
        </w:r>
        <w:proofErr w:type="spellEnd"/>
        <w:r w:rsidRPr="00935B61">
          <w:rPr>
            <w:rFonts w:asciiTheme="minorHAnsi" w:hAnsiTheme="minorHAnsi"/>
            <w:lang w:val="en-US"/>
          </w:rPr>
          <w:t>), highlighting the variation across beer samples and the diversity of volatile compounds present</w:t>
        </w:r>
      </w:ins>
      <w:ins w:id="30" w:author="Raquel Cumeras" w:date="2024-12-27T15:35:00Z" w16du:dateUtc="2024-12-27T14:35:00Z">
        <w:r w:rsidR="00A21111">
          <w:rPr>
            <w:rFonts w:asciiTheme="minorHAnsi" w:hAnsiTheme="minorHAnsi"/>
            <w:lang w:val="en-US"/>
          </w:rPr>
          <w:t xml:space="preserve"> (two banana and two berry samples are shown)</w:t>
        </w:r>
      </w:ins>
      <w:ins w:id="31" w:author="Raquel Cumeras" w:date="2024-12-27T15:31:00Z" w16du:dateUtc="2024-12-27T14:31:00Z">
        <w:r w:rsidRPr="00935B61">
          <w:rPr>
            <w:rFonts w:asciiTheme="minorHAnsi" w:hAnsiTheme="minorHAnsi"/>
            <w:lang w:val="en-US"/>
          </w:rPr>
          <w:t xml:space="preserve">. C) the </w:t>
        </w:r>
      </w:ins>
      <w:ins w:id="32" w:author="Raquel Cumeras" w:date="2024-12-27T15:35:00Z" w16du:dateUtc="2024-12-27T14:35:00Z">
        <w:r w:rsidR="00A21111">
          <w:rPr>
            <w:rFonts w:asciiTheme="minorHAnsi" w:hAnsiTheme="minorHAnsi"/>
            <w:lang w:val="en-US"/>
          </w:rPr>
          <w:t xml:space="preserve">second </w:t>
        </w:r>
      </w:ins>
      <w:ins w:id="33" w:author="Raquel Cumeras" w:date="2024-12-27T15:31:00Z" w16du:dateUtc="2024-12-27T14:31:00Z">
        <w:r w:rsidRPr="00935B61">
          <w:rPr>
            <w:rFonts w:asciiTheme="minorHAnsi" w:hAnsiTheme="minorHAnsi"/>
            <w:lang w:val="en-US"/>
          </w:rPr>
          <w:t>validation dataset (</w:t>
        </w:r>
        <w:proofErr w:type="spellStart"/>
        <w:r w:rsidRPr="00935B61">
          <w:rPr>
            <w:rFonts w:asciiTheme="minorHAnsi" w:hAnsiTheme="minorHAnsi"/>
            <w:lang w:val="en-US"/>
          </w:rPr>
          <w:t>BreathMix</w:t>
        </w:r>
        <w:proofErr w:type="spellEnd"/>
        <w:r w:rsidRPr="00935B61">
          <w:rPr>
            <w:rFonts w:asciiTheme="minorHAnsi" w:hAnsiTheme="minorHAnsi"/>
            <w:lang w:val="en-US"/>
          </w:rPr>
          <w:t>)</w:t>
        </w:r>
      </w:ins>
      <w:ins w:id="34" w:author="Raquel Cumeras" w:date="2024-12-27T15:36:00Z" w16du:dateUtc="2024-12-27T14:36:00Z">
        <w:r w:rsidR="00A21111">
          <w:rPr>
            <w:rFonts w:asciiTheme="minorHAnsi" w:hAnsiTheme="minorHAnsi"/>
            <w:lang w:val="en-US"/>
          </w:rPr>
          <w:t xml:space="preserve">, </w:t>
        </w:r>
      </w:ins>
      <w:ins w:id="35" w:author="Raquel Cumeras" w:date="2024-12-27T15:38:00Z" w16du:dateUtc="2024-12-27T14:38:00Z">
        <w:r w:rsidR="00A21111" w:rsidRPr="00A21111">
          <w:rPr>
            <w:rFonts w:asciiTheme="minorHAnsi" w:hAnsiTheme="minorHAnsi"/>
            <w:lang w:val="en-US"/>
          </w:rPr>
          <w:t>an in-house set of 5 dilutions (0.1 to 1 ppm) of a breath mix solution containing 12 compounds</w:t>
        </w:r>
      </w:ins>
      <w:ins w:id="36" w:author="Raquel Cumeras" w:date="2024-12-27T15:39:00Z" w16du:dateUtc="2024-12-27T14:39:00Z">
        <w:r w:rsidR="00A21111">
          <w:rPr>
            <w:rFonts w:asciiTheme="minorHAnsi" w:hAnsiTheme="minorHAnsi"/>
            <w:lang w:val="en-US"/>
          </w:rPr>
          <w:t xml:space="preserve"> (the five dilution chromatograms are shown</w:t>
        </w:r>
      </w:ins>
      <w:ins w:id="37" w:author="Raquel Cumeras" w:date="2024-12-27T15:40:00Z" w16du:dateUtc="2024-12-27T14:40:00Z">
        <w:r w:rsidR="00A21111">
          <w:rPr>
            <w:rFonts w:asciiTheme="minorHAnsi" w:hAnsiTheme="minorHAnsi"/>
            <w:lang w:val="en-US"/>
          </w:rPr>
          <w:t>: 0.1, 0,25, 0.5, 0.75 and 1 ppm</w:t>
        </w:r>
      </w:ins>
      <w:ins w:id="38" w:author="Raquel Cumeras" w:date="2024-12-27T15:39:00Z" w16du:dateUtc="2024-12-27T14:39:00Z">
        <w:r w:rsidR="00A21111">
          <w:rPr>
            <w:rFonts w:asciiTheme="minorHAnsi" w:hAnsiTheme="minorHAnsi"/>
            <w:lang w:val="en-US"/>
          </w:rPr>
          <w:t>)</w:t>
        </w:r>
      </w:ins>
      <w:ins w:id="39" w:author="Raquel Cumeras" w:date="2024-12-27T15:31:00Z" w16du:dateUtc="2024-12-27T14:31:00Z">
        <w:r w:rsidRPr="00935B61">
          <w:rPr>
            <w:rFonts w:asciiTheme="minorHAnsi" w:hAnsiTheme="minorHAnsi"/>
            <w:lang w:val="en-US"/>
          </w:rPr>
          <w:t xml:space="preserve">. </w:t>
        </w:r>
      </w:ins>
    </w:p>
    <w:p w14:paraId="5A5E9315" w14:textId="2BA88A74" w:rsidR="000D1919" w:rsidRDefault="000D1919">
      <w:pPr>
        <w:rPr>
          <w:ins w:id="40" w:author="Raquel Cumeras" w:date="2024-12-27T15:21:00Z" w16du:dateUtc="2024-12-27T14:21:00Z"/>
          <w:lang w:val="en-US"/>
        </w:rPr>
      </w:pPr>
      <w:ins w:id="41" w:author="Raquel Cumeras" w:date="2024-12-27T15:21:00Z" w16du:dateUtc="2024-12-27T14:21:00Z">
        <w:r>
          <w:rPr>
            <w:lang w:val="en-US"/>
          </w:rPr>
          <w:br w:type="page"/>
        </w:r>
      </w:ins>
    </w:p>
    <w:p w14:paraId="2BC1EBB4" w14:textId="3F15B1FE" w:rsidR="004521F2" w:rsidRPr="00AB648D" w:rsidRDefault="00EA60F4" w:rsidP="00DA09D0">
      <w:pPr>
        <w:pStyle w:val="Caption"/>
        <w:rPr>
          <w:rFonts w:asciiTheme="minorHAnsi" w:hAnsiTheme="minorHAnsi"/>
          <w:lang w:val="en-US"/>
        </w:rPr>
      </w:pPr>
      <w:r w:rsidRPr="00AB648D">
        <w:rPr>
          <w:rFonts w:asciiTheme="minorHAnsi" w:hAnsiTheme="minorHAnsi"/>
          <w:lang w:val="en-US"/>
        </w:rPr>
        <w:lastRenderedPageBreak/>
        <w:t>Table S</w:t>
      </w:r>
      <w:r w:rsidR="006D14EE">
        <w:rPr>
          <w:rFonts w:asciiTheme="minorHAnsi" w:hAnsiTheme="minorHAnsi"/>
          <w:lang w:val="en-US"/>
        </w:rPr>
        <w:t>4</w:t>
      </w:r>
      <w:r w:rsidR="00213769" w:rsidRPr="00AB648D">
        <w:rPr>
          <w:rFonts w:asciiTheme="minorHAnsi" w:hAnsiTheme="minorHAnsi"/>
          <w:lang w:val="en-US"/>
        </w:rPr>
        <w:t xml:space="preserve">: </w:t>
      </w:r>
      <w:proofErr w:type="spellStart"/>
      <w:r w:rsidR="00C63497" w:rsidRPr="00AB648D">
        <w:rPr>
          <w:rFonts w:asciiTheme="minorHAnsi" w:hAnsiTheme="minorHAnsi"/>
          <w:lang w:val="en-US"/>
        </w:rPr>
        <w:t>Fruitybeer</w:t>
      </w:r>
      <w:proofErr w:type="spellEnd"/>
      <w:r w:rsidR="008718F5" w:rsidRPr="00AB648D">
        <w:rPr>
          <w:rFonts w:asciiTheme="minorHAnsi" w:hAnsiTheme="minorHAnsi"/>
          <w:lang w:val="en-US"/>
        </w:rPr>
        <w:t xml:space="preserve"> dataset results (validation)</w:t>
      </w:r>
      <w:r w:rsidR="00574ACE" w:rsidRPr="00AB648D">
        <w:rPr>
          <w:rFonts w:asciiTheme="minorHAnsi" w:hAnsiTheme="minorHAnsi"/>
          <w:lang w:val="en-US"/>
        </w:rPr>
        <w:t>.</w:t>
      </w:r>
      <w:r w:rsidR="00E97403" w:rsidRPr="00AB648D">
        <w:rPr>
          <w:rFonts w:asciiTheme="minorHAnsi" w:hAnsiTheme="minorHAnsi"/>
          <w:lang w:val="en-US"/>
        </w:rPr>
        <w:t xml:space="preserve"> </w:t>
      </w:r>
      <w:r w:rsidR="00776502">
        <w:rPr>
          <w:rFonts w:asciiTheme="minorHAnsi" w:hAnsiTheme="minorHAnsi"/>
          <w:lang w:val="en-US"/>
        </w:rPr>
        <w:t>C</w:t>
      </w:r>
      <w:r w:rsidR="00776502" w:rsidRPr="00AB648D">
        <w:rPr>
          <w:rFonts w:asciiTheme="minorHAnsi" w:hAnsiTheme="minorHAnsi"/>
          <w:lang w:val="en-US"/>
        </w:rPr>
        <w:t xml:space="preserve">ompounds ID matched with GcDUO </w:t>
      </w:r>
      <w:r w:rsidR="0087086E" w:rsidRPr="00AB648D">
        <w:rPr>
          <w:rFonts w:asciiTheme="minorHAnsi" w:hAnsiTheme="minorHAnsi"/>
          <w:lang w:val="en-US"/>
        </w:rPr>
        <w:t xml:space="preserve">are indicated </w:t>
      </w:r>
      <w:r w:rsidR="00776502">
        <w:rPr>
          <w:rFonts w:asciiTheme="minorHAnsi" w:hAnsiTheme="minorHAnsi"/>
          <w:lang w:val="en-US"/>
        </w:rPr>
        <w:t>i</w:t>
      </w:r>
      <w:r w:rsidR="00776502" w:rsidRPr="00AB648D">
        <w:rPr>
          <w:rFonts w:asciiTheme="minorHAnsi" w:hAnsiTheme="minorHAnsi"/>
          <w:lang w:val="en-US"/>
        </w:rPr>
        <w:t>n bol</w:t>
      </w:r>
      <w:r w:rsidR="009A565C">
        <w:rPr>
          <w:rFonts w:asciiTheme="minorHAnsi" w:hAnsiTheme="minorHAnsi"/>
          <w:lang w:val="en-US"/>
        </w:rPr>
        <w:t>d</w:t>
      </w:r>
      <w:r w:rsidR="0087086E" w:rsidRPr="00AB648D">
        <w:rPr>
          <w:rFonts w:asciiTheme="minorHAnsi" w:hAnsiTheme="minorHAnsi"/>
          <w:lang w:val="en-US"/>
        </w:rPr>
        <w:t>.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2237"/>
        <w:gridCol w:w="1014"/>
        <w:gridCol w:w="830"/>
        <w:gridCol w:w="1165"/>
        <w:gridCol w:w="2357"/>
        <w:gridCol w:w="2143"/>
      </w:tblGrid>
      <w:tr w:rsidR="00B95CB6" w:rsidRPr="00AB648D" w14:paraId="1EF30443" w14:textId="77777777" w:rsidTr="006761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  <w:gridSpan w:val="3"/>
          </w:tcPr>
          <w:p w14:paraId="7F064F9E" w14:textId="1F53BB20" w:rsidR="00B95CB6" w:rsidRPr="00AB648D" w:rsidRDefault="00B95CB6" w:rsidP="00676131">
            <w:pPr>
              <w:spacing w:before="120" w:after="240"/>
              <w:jc w:val="center"/>
              <w:rPr>
                <w:rFonts w:asciiTheme="minorHAnsi" w:hAnsiTheme="minorHAnsi" w:cs="Calibri"/>
                <w:sz w:val="20"/>
                <w:szCs w:val="20"/>
                <w:lang w:val="en-US"/>
              </w:rPr>
            </w:pPr>
            <w:r w:rsidRPr="00AB648D">
              <w:rPr>
                <w:rFonts w:asciiTheme="minorHAnsi" w:hAnsiTheme="minorHAnsi" w:cs="Calibri"/>
                <w:sz w:val="20"/>
                <w:szCs w:val="20"/>
                <w:lang w:val="en-US"/>
              </w:rPr>
              <w:t>Data from authors</w:t>
            </w:r>
          </w:p>
        </w:tc>
        <w:tc>
          <w:tcPr>
            <w:tcW w:w="0" w:type="dxa"/>
            <w:gridSpan w:val="3"/>
          </w:tcPr>
          <w:p w14:paraId="437FF551" w14:textId="30C6551B" w:rsidR="00B95CB6" w:rsidRPr="00AB648D" w:rsidRDefault="00B95CB6" w:rsidP="00676131">
            <w:pPr>
              <w:spacing w:before="120" w:after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0"/>
                <w:szCs w:val="20"/>
                <w:lang w:val="en-US"/>
              </w:rPr>
            </w:pPr>
            <w:r w:rsidRPr="00AB648D">
              <w:rPr>
                <w:rFonts w:asciiTheme="minorHAnsi" w:hAnsiTheme="minorHAnsi" w:cs="Calibri"/>
                <w:sz w:val="20"/>
                <w:szCs w:val="20"/>
                <w:lang w:val="en-US"/>
              </w:rPr>
              <w:t>Obtained with GcDUO</w:t>
            </w:r>
          </w:p>
        </w:tc>
      </w:tr>
      <w:tr w:rsidR="00012E0C" w:rsidRPr="00AB648D" w14:paraId="06F4AE03" w14:textId="77777777" w:rsidTr="008531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8" w:type="dxa"/>
          </w:tcPr>
          <w:p w14:paraId="38BF3487" w14:textId="0A8D1372" w:rsidR="00780F99" w:rsidRPr="00AB648D" w:rsidRDefault="00855D56" w:rsidP="00B95CB6">
            <w:pPr>
              <w:jc w:val="center"/>
              <w:rPr>
                <w:rFonts w:asciiTheme="minorHAnsi" w:hAnsiTheme="minorHAnsi" w:cs="Calibri"/>
                <w:sz w:val="20"/>
                <w:szCs w:val="20"/>
                <w:lang w:val="en-US"/>
              </w:rPr>
            </w:pPr>
            <w:r w:rsidRPr="00AB648D">
              <w:rPr>
                <w:rFonts w:asciiTheme="minorHAnsi" w:hAnsiTheme="minorHAnsi" w:cs="Calibri"/>
                <w:sz w:val="20"/>
                <w:szCs w:val="20"/>
                <w:lang w:val="en-US"/>
              </w:rPr>
              <w:t>Tentative ID</w:t>
            </w:r>
          </w:p>
        </w:tc>
        <w:tc>
          <w:tcPr>
            <w:tcW w:w="1097" w:type="dxa"/>
          </w:tcPr>
          <w:p w14:paraId="1A4EEAA6" w14:textId="07836541" w:rsidR="00780F99" w:rsidRPr="00AB648D" w:rsidRDefault="00855D56" w:rsidP="00B95C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b/>
                <w:bCs/>
                <w:sz w:val="20"/>
                <w:szCs w:val="20"/>
                <w:lang w:val="en-US"/>
              </w:rPr>
            </w:pPr>
            <w:r w:rsidRPr="00AB648D">
              <w:rPr>
                <w:rFonts w:asciiTheme="minorHAnsi" w:hAnsiTheme="minorHAnsi" w:cs="Calibri"/>
                <w:b/>
                <w:bCs/>
                <w:sz w:val="20"/>
                <w:szCs w:val="20"/>
                <w:lang w:val="en-US"/>
              </w:rPr>
              <w:t xml:space="preserve">Unique </w:t>
            </w:r>
            <w:proofErr w:type="spellStart"/>
            <w:r w:rsidRPr="00AB648D">
              <w:rPr>
                <w:rFonts w:asciiTheme="minorHAnsi" w:hAnsiTheme="minorHAnsi" w:cs="Calibri"/>
                <w:b/>
                <w:bCs/>
                <w:sz w:val="20"/>
                <w:szCs w:val="20"/>
                <w:lang w:val="en-US"/>
              </w:rPr>
              <w:t>Flavour</w:t>
            </w:r>
            <w:proofErr w:type="spellEnd"/>
          </w:p>
        </w:tc>
        <w:tc>
          <w:tcPr>
            <w:tcW w:w="963" w:type="dxa"/>
            <w:tcBorders>
              <w:right w:val="single" w:sz="4" w:space="0" w:color="auto"/>
            </w:tcBorders>
          </w:tcPr>
          <w:p w14:paraId="608CA058" w14:textId="07A1F616" w:rsidR="00780F99" w:rsidRPr="00AB648D" w:rsidRDefault="00855D56" w:rsidP="00B95C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b/>
                <w:bCs/>
                <w:sz w:val="20"/>
                <w:szCs w:val="20"/>
                <w:lang w:val="en-US"/>
              </w:rPr>
            </w:pPr>
            <w:r w:rsidRPr="00AB648D">
              <w:rPr>
                <w:rFonts w:asciiTheme="minorHAnsi" w:hAnsiTheme="minorHAnsi" w:cs="Calibri"/>
                <w:b/>
                <w:bCs/>
                <w:sz w:val="20"/>
                <w:szCs w:val="20"/>
                <w:lang w:val="en-US"/>
              </w:rPr>
              <w:t>RI</w:t>
            </w:r>
          </w:p>
        </w:tc>
        <w:tc>
          <w:tcPr>
            <w:tcW w:w="1206" w:type="dxa"/>
            <w:tcBorders>
              <w:left w:val="single" w:sz="4" w:space="0" w:color="auto"/>
            </w:tcBorders>
          </w:tcPr>
          <w:p w14:paraId="0DF03919" w14:textId="5434C9F7" w:rsidR="00780F99" w:rsidRPr="00AB648D" w:rsidRDefault="00855D56" w:rsidP="00B95C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b/>
                <w:bCs/>
                <w:sz w:val="20"/>
                <w:szCs w:val="20"/>
                <w:lang w:val="en-US"/>
              </w:rPr>
            </w:pPr>
            <w:r w:rsidRPr="00AB648D">
              <w:rPr>
                <w:rFonts w:asciiTheme="minorHAnsi" w:hAnsiTheme="minorHAnsi" w:cs="Calibri"/>
                <w:b/>
                <w:bCs/>
                <w:sz w:val="20"/>
                <w:szCs w:val="20"/>
                <w:lang w:val="en-US"/>
              </w:rPr>
              <w:t>Retention Time</w:t>
            </w:r>
            <w:r w:rsidR="008B42E9" w:rsidRPr="00AB648D">
              <w:rPr>
                <w:rFonts w:asciiTheme="minorHAnsi" w:hAnsiTheme="minorHAnsi" w:cs="Calibri"/>
                <w:b/>
                <w:bCs/>
                <w:sz w:val="20"/>
                <w:szCs w:val="20"/>
                <w:lang w:val="en-US"/>
              </w:rPr>
              <w:t xml:space="preserve"> (s)</w:t>
            </w:r>
          </w:p>
        </w:tc>
        <w:tc>
          <w:tcPr>
            <w:tcW w:w="2224" w:type="dxa"/>
          </w:tcPr>
          <w:p w14:paraId="53CB217D" w14:textId="6DC46992" w:rsidR="00780F99" w:rsidRPr="00AB648D" w:rsidRDefault="00855D56" w:rsidP="00B95C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b/>
                <w:bCs/>
                <w:sz w:val="20"/>
                <w:szCs w:val="20"/>
                <w:lang w:val="en-US"/>
              </w:rPr>
            </w:pPr>
            <w:r w:rsidRPr="00AB648D">
              <w:rPr>
                <w:rFonts w:asciiTheme="minorHAnsi" w:hAnsiTheme="minorHAnsi" w:cs="Calibri"/>
                <w:b/>
                <w:bCs/>
                <w:sz w:val="20"/>
                <w:szCs w:val="20"/>
                <w:lang w:val="en-US"/>
              </w:rPr>
              <w:t>ID</w:t>
            </w:r>
          </w:p>
        </w:tc>
        <w:tc>
          <w:tcPr>
            <w:tcW w:w="1958" w:type="dxa"/>
          </w:tcPr>
          <w:p w14:paraId="32D09519" w14:textId="4CD5E189" w:rsidR="007F791D" w:rsidRPr="00AB648D" w:rsidRDefault="007F791D" w:rsidP="00B95C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b/>
                <w:bCs/>
                <w:sz w:val="20"/>
                <w:szCs w:val="20"/>
                <w:lang w:val="en-US"/>
              </w:rPr>
            </w:pPr>
            <w:r w:rsidRPr="00AB648D">
              <w:rPr>
                <w:rFonts w:asciiTheme="minorHAnsi" w:hAnsiTheme="minorHAnsi" w:cs="Calibri"/>
                <w:b/>
                <w:bCs/>
                <w:sz w:val="20"/>
                <w:szCs w:val="20"/>
                <w:lang w:val="en-US"/>
              </w:rPr>
              <w:t>Comments</w:t>
            </w:r>
          </w:p>
        </w:tc>
      </w:tr>
      <w:tr w:rsidR="004115C9" w:rsidRPr="00AB648D" w14:paraId="14A9BADE" w14:textId="77777777" w:rsidTr="008531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8" w:type="dxa"/>
          </w:tcPr>
          <w:p w14:paraId="73C458F7" w14:textId="6F0AF0F2" w:rsidR="007F791D" w:rsidRPr="00AB648D" w:rsidRDefault="007F791D" w:rsidP="00B95CB6">
            <w:pPr>
              <w:jc w:val="center"/>
              <w:rPr>
                <w:rFonts w:asciiTheme="minorHAnsi" w:hAnsiTheme="minorHAnsi" w:cs="Calibri"/>
                <w:b w:val="0"/>
                <w:bCs w:val="0"/>
                <w:sz w:val="20"/>
                <w:szCs w:val="20"/>
                <w:lang w:val="en-US"/>
              </w:rPr>
            </w:pPr>
            <w:r w:rsidRPr="00AB648D">
              <w:rPr>
                <w:rFonts w:asciiTheme="minorHAnsi" w:hAnsiTheme="minorHAnsi" w:cs="Calibri"/>
                <w:b w:val="0"/>
                <w:bCs w:val="0"/>
                <w:sz w:val="20"/>
                <w:szCs w:val="20"/>
                <w:lang w:val="en-US"/>
              </w:rPr>
              <w:t>(E)-hex-2-enal</w:t>
            </w:r>
          </w:p>
        </w:tc>
        <w:tc>
          <w:tcPr>
            <w:tcW w:w="1097" w:type="dxa"/>
          </w:tcPr>
          <w:p w14:paraId="4E95FE8E" w14:textId="13B52DB1" w:rsidR="007F791D" w:rsidRPr="00AB648D" w:rsidRDefault="007F791D" w:rsidP="00B95C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0"/>
                <w:szCs w:val="20"/>
                <w:lang w:val="en-US"/>
              </w:rPr>
            </w:pPr>
            <w:r w:rsidRPr="00AB648D">
              <w:rPr>
                <w:rFonts w:asciiTheme="minorHAnsi" w:hAnsiTheme="minorHAnsi" w:cs="Calibri"/>
                <w:sz w:val="20"/>
                <w:szCs w:val="20"/>
                <w:lang w:val="en-US"/>
              </w:rPr>
              <w:t>Apple</w:t>
            </w:r>
          </w:p>
        </w:tc>
        <w:tc>
          <w:tcPr>
            <w:tcW w:w="96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  <w:right w:val="single" w:sz="4" w:space="0" w:color="auto"/>
            </w:tcBorders>
          </w:tcPr>
          <w:p w14:paraId="6B536CF8" w14:textId="5F6A0CC3" w:rsidR="007F791D" w:rsidRPr="00AB648D" w:rsidRDefault="007F791D" w:rsidP="00B95C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0"/>
                <w:szCs w:val="20"/>
                <w:lang w:val="en-US"/>
              </w:rPr>
            </w:pPr>
            <w:r w:rsidRPr="00AB648D">
              <w:rPr>
                <w:rFonts w:asciiTheme="minorHAnsi" w:hAnsiTheme="minorHAnsi" w:cs="Calibri"/>
                <w:sz w:val="20"/>
                <w:szCs w:val="20"/>
                <w:lang w:val="en-US"/>
              </w:rPr>
              <w:t>843</w:t>
            </w:r>
          </w:p>
        </w:tc>
        <w:tc>
          <w:tcPr>
            <w:tcW w:w="1206" w:type="dxa"/>
            <w:tcBorders>
              <w:left w:val="single" w:sz="4" w:space="0" w:color="auto"/>
            </w:tcBorders>
          </w:tcPr>
          <w:p w14:paraId="7A8848B2" w14:textId="43089466" w:rsidR="007F791D" w:rsidRPr="00AB648D" w:rsidRDefault="007F791D" w:rsidP="00B95C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0"/>
                <w:szCs w:val="20"/>
                <w:lang w:val="en-US"/>
              </w:rPr>
            </w:pPr>
            <w:r w:rsidRPr="00AB648D">
              <w:rPr>
                <w:rFonts w:asciiTheme="minorHAnsi" w:hAnsiTheme="minorHAnsi" w:cs="Calibri"/>
                <w:sz w:val="20"/>
                <w:szCs w:val="20"/>
                <w:lang w:val="en-US"/>
              </w:rPr>
              <w:t>409.17, 6.57</w:t>
            </w:r>
          </w:p>
        </w:tc>
        <w:tc>
          <w:tcPr>
            <w:tcW w:w="2224" w:type="dxa"/>
          </w:tcPr>
          <w:p w14:paraId="5959D65D" w14:textId="14CC8EDB" w:rsidR="007F791D" w:rsidRPr="00AB648D" w:rsidRDefault="007F791D" w:rsidP="00B95C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b/>
                <w:bCs/>
                <w:sz w:val="20"/>
                <w:szCs w:val="20"/>
                <w:lang w:val="en-US"/>
              </w:rPr>
            </w:pPr>
            <w:r w:rsidRPr="00AB648D">
              <w:rPr>
                <w:rFonts w:asciiTheme="minorHAnsi" w:hAnsiTheme="minorHAnsi" w:cs="Calibri"/>
                <w:b/>
                <w:bCs/>
                <w:sz w:val="20"/>
                <w:szCs w:val="20"/>
                <w:lang w:val="en-US"/>
              </w:rPr>
              <w:t>Hexenal&lt;</w:t>
            </w:r>
            <w:r w:rsidR="00EA4808" w:rsidRPr="00AB648D">
              <w:rPr>
                <w:rFonts w:asciiTheme="minorHAnsi" w:hAnsiTheme="minorHAnsi" w:cs="Calibri"/>
                <w:b/>
                <w:bCs/>
                <w:sz w:val="20"/>
                <w:szCs w:val="20"/>
                <w:lang w:val="en-US"/>
              </w:rPr>
              <w:t>2E</w:t>
            </w:r>
            <w:r w:rsidRPr="00AB648D">
              <w:rPr>
                <w:rFonts w:asciiTheme="minorHAnsi" w:hAnsiTheme="minorHAnsi" w:cs="Calibri"/>
                <w:b/>
                <w:bCs/>
                <w:sz w:val="20"/>
                <w:szCs w:val="20"/>
                <w:lang w:val="en-US"/>
              </w:rPr>
              <w:t>-&gt;</w:t>
            </w:r>
          </w:p>
        </w:tc>
        <w:tc>
          <w:tcPr>
            <w:tcW w:w="1958" w:type="dxa"/>
          </w:tcPr>
          <w:p w14:paraId="668197CF" w14:textId="77777777" w:rsidR="007F791D" w:rsidRPr="00AB648D" w:rsidRDefault="007F791D" w:rsidP="00B95C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0"/>
                <w:szCs w:val="20"/>
                <w:lang w:val="en-US"/>
              </w:rPr>
            </w:pPr>
          </w:p>
        </w:tc>
      </w:tr>
      <w:tr w:rsidR="004115C9" w:rsidRPr="00AB648D" w14:paraId="44F1F461" w14:textId="77777777" w:rsidTr="008531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8" w:type="dxa"/>
          </w:tcPr>
          <w:p w14:paraId="4E7281E2" w14:textId="705B0E05" w:rsidR="007F791D" w:rsidRPr="00AB648D" w:rsidRDefault="007F791D" w:rsidP="00B95CB6">
            <w:pPr>
              <w:jc w:val="center"/>
              <w:rPr>
                <w:rFonts w:asciiTheme="minorHAnsi" w:hAnsiTheme="minorHAnsi" w:cs="Calibri"/>
                <w:b w:val="0"/>
                <w:bCs w:val="0"/>
                <w:sz w:val="20"/>
                <w:szCs w:val="20"/>
                <w:lang w:val="en-US"/>
              </w:rPr>
            </w:pPr>
            <w:r w:rsidRPr="00AB648D">
              <w:rPr>
                <w:rFonts w:asciiTheme="minorHAnsi" w:hAnsiTheme="minorHAnsi" w:cs="Calibri"/>
                <w:b w:val="0"/>
                <w:bCs w:val="0"/>
                <w:sz w:val="20"/>
                <w:szCs w:val="20"/>
                <w:lang w:val="en-US"/>
              </w:rPr>
              <w:t>3-methylbutanoic acid (Isovaleric acid)</w:t>
            </w:r>
          </w:p>
        </w:tc>
        <w:tc>
          <w:tcPr>
            <w:tcW w:w="1097" w:type="dxa"/>
          </w:tcPr>
          <w:p w14:paraId="19ED8D86" w14:textId="78596146" w:rsidR="007F791D" w:rsidRPr="00AB648D" w:rsidRDefault="007F791D" w:rsidP="00B95C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sz w:val="20"/>
                <w:szCs w:val="20"/>
                <w:lang w:val="en-US"/>
              </w:rPr>
            </w:pPr>
            <w:r w:rsidRPr="00AB648D">
              <w:rPr>
                <w:rFonts w:asciiTheme="minorHAnsi" w:hAnsiTheme="minorHAnsi" w:cs="Calibri"/>
                <w:sz w:val="20"/>
                <w:szCs w:val="20"/>
                <w:lang w:val="en-US"/>
              </w:rPr>
              <w:t>Apple</w:t>
            </w:r>
          </w:p>
        </w:tc>
        <w:tc>
          <w:tcPr>
            <w:tcW w:w="963" w:type="dxa"/>
            <w:tcBorders>
              <w:right w:val="single" w:sz="4" w:space="0" w:color="auto"/>
            </w:tcBorders>
          </w:tcPr>
          <w:p w14:paraId="495B2007" w14:textId="6BA7346C" w:rsidR="007F791D" w:rsidRPr="00AB648D" w:rsidRDefault="007F791D" w:rsidP="00B95C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sz w:val="20"/>
                <w:szCs w:val="20"/>
                <w:lang w:val="en-US"/>
              </w:rPr>
            </w:pPr>
            <w:r w:rsidRPr="00AB648D">
              <w:rPr>
                <w:rFonts w:asciiTheme="minorHAnsi" w:hAnsiTheme="minorHAnsi" w:cs="Calibri"/>
                <w:sz w:val="20"/>
                <w:szCs w:val="20"/>
                <w:lang w:val="en-US"/>
              </w:rPr>
              <w:t>862</w:t>
            </w:r>
          </w:p>
        </w:tc>
        <w:tc>
          <w:tcPr>
            <w:tcW w:w="1206" w:type="dxa"/>
            <w:tcBorders>
              <w:left w:val="single" w:sz="4" w:space="0" w:color="auto"/>
            </w:tcBorders>
          </w:tcPr>
          <w:p w14:paraId="47E877EC" w14:textId="3B31F20F" w:rsidR="007F791D" w:rsidRPr="00AB648D" w:rsidRDefault="007F791D" w:rsidP="00B95C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sz w:val="20"/>
                <w:szCs w:val="20"/>
                <w:lang w:val="en-US"/>
              </w:rPr>
            </w:pPr>
            <w:r w:rsidRPr="00AB648D">
              <w:rPr>
                <w:rFonts w:asciiTheme="minorHAnsi" w:hAnsiTheme="minorHAnsi" w:cs="Calibri"/>
                <w:sz w:val="20"/>
                <w:szCs w:val="20"/>
                <w:lang w:val="en-US"/>
              </w:rPr>
              <w:t>679.75, 2.69</w:t>
            </w:r>
          </w:p>
        </w:tc>
        <w:tc>
          <w:tcPr>
            <w:tcW w:w="2224" w:type="dxa"/>
          </w:tcPr>
          <w:p w14:paraId="3C4D683C" w14:textId="6B36D230" w:rsidR="007F791D" w:rsidRPr="00AB648D" w:rsidRDefault="007F791D" w:rsidP="00B95C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sz w:val="20"/>
                <w:szCs w:val="20"/>
                <w:lang w:val="en-US"/>
              </w:rPr>
            </w:pPr>
            <w:r w:rsidRPr="00AB648D">
              <w:rPr>
                <w:rFonts w:asciiTheme="minorHAnsi" w:hAnsiTheme="minorHAnsi" w:cs="Calibri"/>
                <w:sz w:val="20"/>
                <w:szCs w:val="20"/>
                <w:lang w:val="en-US"/>
              </w:rPr>
              <w:t>Hexanoic acid</w:t>
            </w:r>
          </w:p>
        </w:tc>
        <w:tc>
          <w:tcPr>
            <w:tcW w:w="1958" w:type="dxa"/>
          </w:tcPr>
          <w:p w14:paraId="00A494ED" w14:textId="312A61DE" w:rsidR="007F791D" w:rsidRPr="00AB648D" w:rsidRDefault="007F791D" w:rsidP="00B95C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sz w:val="20"/>
                <w:szCs w:val="20"/>
                <w:lang w:val="en-US"/>
              </w:rPr>
            </w:pPr>
            <w:r w:rsidRPr="00AB648D">
              <w:rPr>
                <w:rFonts w:asciiTheme="minorHAnsi" w:hAnsiTheme="minorHAnsi" w:cs="Calibri"/>
                <w:b/>
                <w:bCs/>
                <w:sz w:val="20"/>
                <w:szCs w:val="20"/>
                <w:lang w:val="en-US"/>
              </w:rPr>
              <w:t>isovaleric acid</w:t>
            </w:r>
            <w:r w:rsidRPr="00AB648D">
              <w:rPr>
                <w:rFonts w:asciiTheme="minorHAnsi" w:hAnsiTheme="minorHAnsi" w:cs="Calibri"/>
                <w:sz w:val="20"/>
                <w:szCs w:val="20"/>
                <w:lang w:val="en-US"/>
              </w:rPr>
              <w:t xml:space="preserve"> position 7</w:t>
            </w:r>
          </w:p>
        </w:tc>
      </w:tr>
      <w:tr w:rsidR="004115C9" w:rsidRPr="00AB648D" w14:paraId="22295189" w14:textId="77777777" w:rsidTr="008531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8" w:type="dxa"/>
          </w:tcPr>
          <w:p w14:paraId="1139147E" w14:textId="0D1DBCB4" w:rsidR="007F791D" w:rsidRPr="00AB648D" w:rsidRDefault="007F791D" w:rsidP="00B95CB6">
            <w:pPr>
              <w:jc w:val="center"/>
              <w:rPr>
                <w:rFonts w:asciiTheme="minorHAnsi" w:hAnsiTheme="minorHAnsi" w:cs="Calibri"/>
                <w:b w:val="0"/>
                <w:bCs w:val="0"/>
                <w:sz w:val="20"/>
                <w:szCs w:val="20"/>
                <w:lang w:val="en-US"/>
              </w:rPr>
            </w:pPr>
            <w:r w:rsidRPr="00AB648D">
              <w:rPr>
                <w:rFonts w:asciiTheme="minorHAnsi" w:hAnsiTheme="minorHAnsi" w:cs="Calibri"/>
                <w:b w:val="0"/>
                <w:bCs w:val="0"/>
                <w:sz w:val="20"/>
                <w:szCs w:val="20"/>
                <w:lang w:val="en-US"/>
              </w:rPr>
              <w:t>2-methylbutyl acetate</w:t>
            </w:r>
          </w:p>
        </w:tc>
        <w:tc>
          <w:tcPr>
            <w:tcW w:w="1097" w:type="dxa"/>
          </w:tcPr>
          <w:p w14:paraId="55D3F040" w14:textId="17BA5863" w:rsidR="007F791D" w:rsidRPr="00AB648D" w:rsidRDefault="007F791D" w:rsidP="00B95C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0"/>
                <w:szCs w:val="20"/>
                <w:lang w:val="en-US"/>
              </w:rPr>
            </w:pPr>
            <w:r w:rsidRPr="00AB648D">
              <w:rPr>
                <w:rFonts w:asciiTheme="minorHAnsi" w:hAnsiTheme="minorHAnsi" w:cs="Calibri"/>
                <w:sz w:val="20"/>
                <w:szCs w:val="20"/>
                <w:lang w:val="en-US"/>
              </w:rPr>
              <w:t>Banana</w:t>
            </w:r>
          </w:p>
        </w:tc>
        <w:tc>
          <w:tcPr>
            <w:tcW w:w="96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  <w:right w:val="single" w:sz="4" w:space="0" w:color="auto"/>
            </w:tcBorders>
          </w:tcPr>
          <w:p w14:paraId="3EB4B638" w14:textId="4D7AB126" w:rsidR="007F791D" w:rsidRPr="00AB648D" w:rsidRDefault="007F791D" w:rsidP="00B95C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0"/>
                <w:szCs w:val="20"/>
                <w:lang w:val="en-US"/>
              </w:rPr>
            </w:pPr>
            <w:r w:rsidRPr="00AB648D">
              <w:rPr>
                <w:rFonts w:asciiTheme="minorHAnsi" w:hAnsiTheme="minorHAnsi" w:cs="Calibri"/>
                <w:sz w:val="20"/>
                <w:szCs w:val="20"/>
                <w:lang w:val="en-US"/>
              </w:rPr>
              <w:t>877</w:t>
            </w:r>
          </w:p>
        </w:tc>
        <w:tc>
          <w:tcPr>
            <w:tcW w:w="1206" w:type="dxa"/>
            <w:tcBorders>
              <w:left w:val="single" w:sz="4" w:space="0" w:color="auto"/>
            </w:tcBorders>
          </w:tcPr>
          <w:p w14:paraId="35BF5C8F" w14:textId="061FFD99" w:rsidR="007F791D" w:rsidRPr="00AB648D" w:rsidRDefault="007F791D" w:rsidP="00B95C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0"/>
                <w:szCs w:val="20"/>
                <w:lang w:val="en-US"/>
              </w:rPr>
            </w:pPr>
            <w:r w:rsidRPr="00AB648D">
              <w:rPr>
                <w:rFonts w:asciiTheme="minorHAnsi" w:hAnsiTheme="minorHAnsi" w:cs="Calibri"/>
                <w:sz w:val="20"/>
                <w:szCs w:val="20"/>
                <w:lang w:val="en-US"/>
              </w:rPr>
              <w:t>475.98, 2.54</w:t>
            </w:r>
          </w:p>
        </w:tc>
        <w:tc>
          <w:tcPr>
            <w:tcW w:w="2224" w:type="dxa"/>
          </w:tcPr>
          <w:p w14:paraId="094EA81A" w14:textId="41F940D0" w:rsidR="007F791D" w:rsidRPr="00AB648D" w:rsidRDefault="007F791D" w:rsidP="00B95C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b/>
                <w:bCs/>
                <w:sz w:val="20"/>
                <w:szCs w:val="20"/>
                <w:lang w:val="en-US"/>
              </w:rPr>
            </w:pPr>
            <w:r w:rsidRPr="00AB648D">
              <w:rPr>
                <w:rFonts w:asciiTheme="minorHAnsi" w:hAnsiTheme="minorHAnsi" w:cs="Calibri"/>
                <w:b/>
                <w:bCs/>
                <w:sz w:val="20"/>
                <w:szCs w:val="20"/>
                <w:lang w:val="en-US"/>
              </w:rPr>
              <w:t>Methyl butyl acetate&lt;2-&gt;</w:t>
            </w:r>
          </w:p>
        </w:tc>
        <w:tc>
          <w:tcPr>
            <w:tcW w:w="1958" w:type="dxa"/>
          </w:tcPr>
          <w:p w14:paraId="2993B23B" w14:textId="77777777" w:rsidR="007F791D" w:rsidRPr="00AB648D" w:rsidRDefault="007F791D" w:rsidP="00B95C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0"/>
                <w:szCs w:val="20"/>
                <w:lang w:val="en-US"/>
              </w:rPr>
            </w:pPr>
          </w:p>
        </w:tc>
      </w:tr>
      <w:tr w:rsidR="004115C9" w:rsidRPr="00AB648D" w14:paraId="25897426" w14:textId="77777777" w:rsidTr="008531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8" w:type="dxa"/>
          </w:tcPr>
          <w:p w14:paraId="2629AEEA" w14:textId="7D89A0CC" w:rsidR="007F791D" w:rsidRPr="00AB648D" w:rsidRDefault="007F791D" w:rsidP="00B95CB6">
            <w:pPr>
              <w:jc w:val="center"/>
              <w:rPr>
                <w:rFonts w:asciiTheme="minorHAnsi" w:hAnsiTheme="minorHAnsi" w:cs="Calibri"/>
                <w:b w:val="0"/>
                <w:bCs w:val="0"/>
                <w:sz w:val="20"/>
                <w:szCs w:val="20"/>
                <w:lang w:val="en-US"/>
              </w:rPr>
            </w:pPr>
            <w:r w:rsidRPr="00AB648D">
              <w:rPr>
                <w:rFonts w:asciiTheme="minorHAnsi" w:hAnsiTheme="minorHAnsi" w:cs="Calibri"/>
                <w:b w:val="0"/>
                <w:bCs w:val="0"/>
                <w:sz w:val="20"/>
                <w:szCs w:val="20"/>
                <w:lang w:val="en-US"/>
              </w:rPr>
              <w:t>3-methyl-3-butenyl acetate</w:t>
            </w:r>
          </w:p>
        </w:tc>
        <w:tc>
          <w:tcPr>
            <w:tcW w:w="1097" w:type="dxa"/>
          </w:tcPr>
          <w:p w14:paraId="28281F0D" w14:textId="636A4B2A" w:rsidR="007F791D" w:rsidRPr="00AB648D" w:rsidRDefault="007F791D" w:rsidP="00B95C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sz w:val="20"/>
                <w:szCs w:val="20"/>
                <w:lang w:val="en-US"/>
              </w:rPr>
            </w:pPr>
            <w:r w:rsidRPr="00AB648D">
              <w:rPr>
                <w:rFonts w:asciiTheme="minorHAnsi" w:hAnsiTheme="minorHAnsi" w:cs="Calibri"/>
                <w:sz w:val="20"/>
                <w:szCs w:val="20"/>
                <w:lang w:val="en-US"/>
              </w:rPr>
              <w:t>Banana</w:t>
            </w:r>
          </w:p>
        </w:tc>
        <w:tc>
          <w:tcPr>
            <w:tcW w:w="963" w:type="dxa"/>
            <w:tcBorders>
              <w:right w:val="single" w:sz="4" w:space="0" w:color="auto"/>
            </w:tcBorders>
          </w:tcPr>
          <w:p w14:paraId="263BF99C" w14:textId="5892F9BD" w:rsidR="007F791D" w:rsidRPr="00AB648D" w:rsidRDefault="007F791D" w:rsidP="00B95C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sz w:val="20"/>
                <w:szCs w:val="20"/>
                <w:lang w:val="en-US"/>
              </w:rPr>
            </w:pPr>
            <w:r w:rsidRPr="00AB648D">
              <w:rPr>
                <w:rFonts w:asciiTheme="minorHAnsi" w:hAnsiTheme="minorHAnsi" w:cs="Calibri"/>
                <w:sz w:val="20"/>
                <w:szCs w:val="20"/>
                <w:lang w:val="en-US"/>
              </w:rPr>
              <w:t>879</w:t>
            </w:r>
          </w:p>
        </w:tc>
        <w:tc>
          <w:tcPr>
            <w:tcW w:w="1206" w:type="dxa"/>
            <w:tcBorders>
              <w:left w:val="single" w:sz="4" w:space="0" w:color="auto"/>
            </w:tcBorders>
          </w:tcPr>
          <w:p w14:paraId="65E39EE0" w14:textId="14508963" w:rsidR="007F791D" w:rsidRPr="00AB648D" w:rsidRDefault="007F791D" w:rsidP="00B95C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sz w:val="20"/>
                <w:szCs w:val="20"/>
                <w:lang w:val="en-US"/>
              </w:rPr>
            </w:pPr>
            <w:r w:rsidRPr="00AB648D">
              <w:rPr>
                <w:rFonts w:asciiTheme="minorHAnsi" w:hAnsiTheme="minorHAnsi" w:cs="Calibri"/>
                <w:sz w:val="20"/>
                <w:szCs w:val="20"/>
                <w:lang w:val="en-US"/>
              </w:rPr>
              <w:t>733.96, 5.74</w:t>
            </w:r>
          </w:p>
        </w:tc>
        <w:tc>
          <w:tcPr>
            <w:tcW w:w="2224" w:type="dxa"/>
          </w:tcPr>
          <w:p w14:paraId="6852E2F8" w14:textId="2E0286DD" w:rsidR="007F791D" w:rsidRPr="00AB648D" w:rsidRDefault="007F791D" w:rsidP="00B95C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sz w:val="20"/>
                <w:szCs w:val="20"/>
                <w:lang w:val="en-US"/>
              </w:rPr>
            </w:pPr>
            <w:r w:rsidRPr="00AB648D">
              <w:rPr>
                <w:rFonts w:asciiTheme="minorHAnsi" w:hAnsiTheme="minorHAnsi" w:cs="Calibri"/>
                <w:sz w:val="20"/>
                <w:szCs w:val="20"/>
                <w:lang w:val="en-US"/>
              </w:rPr>
              <w:t>Hexenyl acetate&lt;3E-&gt;</w:t>
            </w:r>
          </w:p>
        </w:tc>
        <w:tc>
          <w:tcPr>
            <w:tcW w:w="1958" w:type="dxa"/>
          </w:tcPr>
          <w:p w14:paraId="4EDA3E00" w14:textId="3C5F25B2" w:rsidR="007F791D" w:rsidRPr="00AB648D" w:rsidRDefault="007F791D" w:rsidP="00B95C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sz w:val="20"/>
                <w:szCs w:val="20"/>
                <w:lang w:val="en-US"/>
              </w:rPr>
            </w:pPr>
            <w:r w:rsidRPr="00AB648D">
              <w:rPr>
                <w:rFonts w:asciiTheme="minorHAnsi" w:hAnsiTheme="minorHAnsi" w:cs="Calibri"/>
                <w:sz w:val="20"/>
                <w:szCs w:val="20"/>
                <w:lang w:val="en-US"/>
              </w:rPr>
              <w:t>Compound not in library</w:t>
            </w:r>
          </w:p>
        </w:tc>
      </w:tr>
      <w:tr w:rsidR="00012E0C" w:rsidRPr="00AB648D" w14:paraId="22E07135" w14:textId="77777777" w:rsidTr="008531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8" w:type="dxa"/>
          </w:tcPr>
          <w:p w14:paraId="253989BB" w14:textId="4094688E" w:rsidR="007F791D" w:rsidRPr="00AB648D" w:rsidRDefault="00010049" w:rsidP="00B95CB6">
            <w:pPr>
              <w:jc w:val="center"/>
              <w:rPr>
                <w:rFonts w:asciiTheme="minorHAnsi" w:hAnsiTheme="minorHAnsi" w:cs="Calibri"/>
                <w:b w:val="0"/>
                <w:bCs w:val="0"/>
                <w:sz w:val="20"/>
                <w:szCs w:val="20"/>
                <w:lang w:val="en-US"/>
              </w:rPr>
            </w:pPr>
            <w:r w:rsidRPr="00AB648D">
              <w:rPr>
                <w:rFonts w:asciiTheme="minorHAnsi" w:hAnsiTheme="minorHAnsi" w:cs="Calibri"/>
                <w:b w:val="0"/>
                <w:bCs w:val="0"/>
                <w:sz w:val="20"/>
                <w:szCs w:val="20"/>
                <w:lang w:val="en-US"/>
              </w:rPr>
              <w:t>Butyl butanoate</w:t>
            </w:r>
          </w:p>
        </w:tc>
        <w:tc>
          <w:tcPr>
            <w:tcW w:w="1097" w:type="dxa"/>
          </w:tcPr>
          <w:p w14:paraId="2B65A00E" w14:textId="337BB54B" w:rsidR="007F791D" w:rsidRPr="00AB648D" w:rsidRDefault="00010049" w:rsidP="00B95C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0"/>
                <w:szCs w:val="20"/>
                <w:lang w:val="en-US"/>
              </w:rPr>
            </w:pPr>
            <w:r w:rsidRPr="00AB648D">
              <w:rPr>
                <w:rFonts w:asciiTheme="minorHAnsi" w:hAnsiTheme="minorHAnsi" w:cs="Calibri"/>
                <w:sz w:val="20"/>
                <w:szCs w:val="20"/>
                <w:lang w:val="en-US"/>
              </w:rPr>
              <w:t>Apple</w:t>
            </w:r>
          </w:p>
        </w:tc>
        <w:tc>
          <w:tcPr>
            <w:tcW w:w="96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  <w:right w:val="single" w:sz="4" w:space="0" w:color="auto"/>
            </w:tcBorders>
          </w:tcPr>
          <w:p w14:paraId="74B9F9BF" w14:textId="01EA1275" w:rsidR="007F791D" w:rsidRPr="00AB648D" w:rsidRDefault="00010049" w:rsidP="00B95C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0"/>
                <w:szCs w:val="20"/>
                <w:lang w:val="en-US"/>
              </w:rPr>
            </w:pPr>
            <w:r w:rsidRPr="00AB648D">
              <w:rPr>
                <w:rFonts w:asciiTheme="minorHAnsi" w:hAnsiTheme="minorHAnsi" w:cs="Calibri"/>
                <w:sz w:val="20"/>
                <w:szCs w:val="20"/>
                <w:lang w:val="en-US"/>
              </w:rPr>
              <w:t>999</w:t>
            </w:r>
          </w:p>
        </w:tc>
        <w:tc>
          <w:tcPr>
            <w:tcW w:w="1206" w:type="dxa"/>
            <w:tcBorders>
              <w:left w:val="single" w:sz="4" w:space="0" w:color="auto"/>
            </w:tcBorders>
          </w:tcPr>
          <w:p w14:paraId="1DAF0B3A" w14:textId="620EFCE6" w:rsidR="007F791D" w:rsidRPr="00AB648D" w:rsidRDefault="00010049" w:rsidP="00B95C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0"/>
                <w:szCs w:val="20"/>
                <w:lang w:val="en-US"/>
              </w:rPr>
            </w:pPr>
            <w:r w:rsidRPr="00AB648D">
              <w:rPr>
                <w:rFonts w:asciiTheme="minorHAnsi" w:hAnsiTheme="minorHAnsi" w:cs="Calibri"/>
                <w:sz w:val="20"/>
                <w:szCs w:val="20"/>
                <w:lang w:val="en-US"/>
              </w:rPr>
              <w:t>818.34, 2.02</w:t>
            </w:r>
          </w:p>
        </w:tc>
        <w:tc>
          <w:tcPr>
            <w:tcW w:w="2224" w:type="dxa"/>
          </w:tcPr>
          <w:p w14:paraId="5F4E66B1" w14:textId="5F52556D" w:rsidR="007F791D" w:rsidRPr="00AB648D" w:rsidRDefault="00010049" w:rsidP="00B95C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0"/>
                <w:szCs w:val="20"/>
                <w:lang w:val="en-US"/>
              </w:rPr>
            </w:pPr>
            <w:r w:rsidRPr="00AB648D">
              <w:rPr>
                <w:rFonts w:asciiTheme="minorHAnsi" w:hAnsiTheme="minorHAnsi" w:cs="Calibri"/>
                <w:sz w:val="20"/>
                <w:szCs w:val="20"/>
                <w:lang w:val="en-US"/>
              </w:rPr>
              <w:t>Butyl pentanoate</w:t>
            </w:r>
          </w:p>
        </w:tc>
        <w:tc>
          <w:tcPr>
            <w:tcW w:w="1958" w:type="dxa"/>
          </w:tcPr>
          <w:p w14:paraId="5DC67E19" w14:textId="77777777" w:rsidR="007F791D" w:rsidRPr="00AB648D" w:rsidRDefault="007F791D" w:rsidP="00B95C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0"/>
                <w:szCs w:val="20"/>
                <w:lang w:val="en-US"/>
              </w:rPr>
            </w:pPr>
          </w:p>
        </w:tc>
      </w:tr>
      <w:tr w:rsidR="00012E0C" w:rsidRPr="00AB648D" w14:paraId="40939C01" w14:textId="77777777" w:rsidTr="008531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8" w:type="dxa"/>
          </w:tcPr>
          <w:p w14:paraId="1763B5DA" w14:textId="5FBFB574" w:rsidR="007F791D" w:rsidRPr="00AB648D" w:rsidRDefault="00C016D1" w:rsidP="00B95CB6">
            <w:pPr>
              <w:jc w:val="center"/>
              <w:rPr>
                <w:rFonts w:asciiTheme="minorHAnsi" w:hAnsiTheme="minorHAnsi" w:cs="Calibri"/>
                <w:b w:val="0"/>
                <w:bCs w:val="0"/>
                <w:sz w:val="20"/>
                <w:szCs w:val="20"/>
                <w:lang w:val="en-US"/>
              </w:rPr>
            </w:pPr>
            <w:proofErr w:type="spellStart"/>
            <w:r w:rsidRPr="00AB648D">
              <w:rPr>
                <w:rFonts w:asciiTheme="minorHAnsi" w:hAnsiTheme="minorHAnsi" w:cs="Calibri"/>
                <w:b w:val="0"/>
                <w:bCs w:val="0"/>
                <w:sz w:val="20"/>
                <w:szCs w:val="20"/>
                <w:lang w:val="en-US"/>
              </w:rPr>
              <w:t>Phenylmethanol</w:t>
            </w:r>
            <w:proofErr w:type="spellEnd"/>
            <w:r w:rsidRPr="00AB648D">
              <w:rPr>
                <w:rFonts w:asciiTheme="minorHAnsi" w:hAnsiTheme="minorHAnsi" w:cs="Calibri"/>
                <w:b w:val="0"/>
                <w:bCs w:val="0"/>
                <w:sz w:val="20"/>
                <w:szCs w:val="20"/>
                <w:lang w:val="en-US"/>
              </w:rPr>
              <w:t xml:space="preserve"> (Benzyl alcohol)</w:t>
            </w:r>
          </w:p>
        </w:tc>
        <w:tc>
          <w:tcPr>
            <w:tcW w:w="1097" w:type="dxa"/>
          </w:tcPr>
          <w:p w14:paraId="67443D7E" w14:textId="7B7C5B82" w:rsidR="007F791D" w:rsidRPr="00AB648D" w:rsidRDefault="00C016D1" w:rsidP="00B95C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sz w:val="20"/>
                <w:szCs w:val="20"/>
                <w:lang w:val="en-US"/>
              </w:rPr>
            </w:pPr>
            <w:r w:rsidRPr="00AB648D">
              <w:rPr>
                <w:rFonts w:asciiTheme="minorHAnsi" w:hAnsiTheme="minorHAnsi" w:cs="Calibri"/>
                <w:sz w:val="20"/>
                <w:szCs w:val="20"/>
                <w:lang w:val="en-US"/>
              </w:rPr>
              <w:t>Cherry</w:t>
            </w:r>
          </w:p>
        </w:tc>
        <w:tc>
          <w:tcPr>
            <w:tcW w:w="963" w:type="dxa"/>
            <w:tcBorders>
              <w:right w:val="single" w:sz="4" w:space="0" w:color="auto"/>
            </w:tcBorders>
          </w:tcPr>
          <w:p w14:paraId="3FF7E7AF" w14:textId="7E14C21B" w:rsidR="007F791D" w:rsidRPr="00AB648D" w:rsidRDefault="00C016D1" w:rsidP="00B95C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sz w:val="20"/>
                <w:szCs w:val="20"/>
                <w:lang w:val="en-US"/>
              </w:rPr>
            </w:pPr>
            <w:r w:rsidRPr="00AB648D">
              <w:rPr>
                <w:rFonts w:asciiTheme="minorHAnsi" w:hAnsiTheme="minorHAnsi" w:cs="Calibri"/>
                <w:sz w:val="20"/>
                <w:szCs w:val="20"/>
                <w:lang w:val="en-US"/>
              </w:rPr>
              <w:t>1040</w:t>
            </w:r>
          </w:p>
        </w:tc>
        <w:tc>
          <w:tcPr>
            <w:tcW w:w="1206" w:type="dxa"/>
            <w:tcBorders>
              <w:left w:val="single" w:sz="4" w:space="0" w:color="auto"/>
            </w:tcBorders>
          </w:tcPr>
          <w:p w14:paraId="24800768" w14:textId="79D3BCA9" w:rsidR="007F791D" w:rsidRPr="00AB648D" w:rsidRDefault="009D3D0C" w:rsidP="00B95C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sz w:val="20"/>
                <w:szCs w:val="20"/>
                <w:lang w:val="en-US"/>
              </w:rPr>
            </w:pPr>
            <w:r w:rsidRPr="00AB648D">
              <w:rPr>
                <w:rFonts w:asciiTheme="minorHAnsi" w:hAnsiTheme="minorHAnsi" w:cs="Calibri"/>
                <w:sz w:val="20"/>
                <w:szCs w:val="20"/>
                <w:lang w:val="en-US"/>
              </w:rPr>
              <w:t>793.96, 1.08</w:t>
            </w:r>
          </w:p>
        </w:tc>
        <w:tc>
          <w:tcPr>
            <w:tcW w:w="2224" w:type="dxa"/>
          </w:tcPr>
          <w:p w14:paraId="5EA8EAA9" w14:textId="41E7FEC6" w:rsidR="007F791D" w:rsidRPr="00AB648D" w:rsidRDefault="009D3D0C" w:rsidP="00B95C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b/>
                <w:bCs/>
                <w:sz w:val="20"/>
                <w:szCs w:val="20"/>
                <w:lang w:val="en-US"/>
              </w:rPr>
            </w:pPr>
            <w:r w:rsidRPr="00AB648D">
              <w:rPr>
                <w:rFonts w:asciiTheme="minorHAnsi" w:hAnsiTheme="minorHAnsi" w:cs="Calibri"/>
                <w:b/>
                <w:bCs/>
                <w:sz w:val="20"/>
                <w:szCs w:val="20"/>
                <w:lang w:val="en-US"/>
              </w:rPr>
              <w:t>Benzyl alcohol</w:t>
            </w:r>
          </w:p>
        </w:tc>
        <w:tc>
          <w:tcPr>
            <w:tcW w:w="1958" w:type="dxa"/>
          </w:tcPr>
          <w:p w14:paraId="113F32FC" w14:textId="77777777" w:rsidR="007F791D" w:rsidRPr="00AB648D" w:rsidRDefault="007F791D" w:rsidP="00B95C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lang w:val="en-US"/>
              </w:rPr>
            </w:pPr>
          </w:p>
        </w:tc>
      </w:tr>
      <w:tr w:rsidR="002E5663" w:rsidRPr="00AB648D" w14:paraId="0BEF4B42" w14:textId="77777777" w:rsidTr="008531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8" w:type="dxa"/>
          </w:tcPr>
          <w:p w14:paraId="79D49D83" w14:textId="36718A64" w:rsidR="00757C52" w:rsidRPr="00AB648D" w:rsidRDefault="00757C52" w:rsidP="00B95CB6">
            <w:pPr>
              <w:jc w:val="center"/>
              <w:rPr>
                <w:rFonts w:asciiTheme="minorHAnsi" w:hAnsiTheme="minorHAnsi"/>
                <w:b w:val="0"/>
                <w:bCs w:val="0"/>
                <w:lang w:val="en-US"/>
              </w:rPr>
            </w:pPr>
            <w:r w:rsidRPr="00AB648D">
              <w:rPr>
                <w:rFonts w:asciiTheme="minorHAnsi" w:hAnsiTheme="minorHAnsi" w:cs="Calibri"/>
                <w:b w:val="0"/>
                <w:bCs w:val="0"/>
                <w:sz w:val="20"/>
                <w:szCs w:val="20"/>
                <w:lang w:val="en-US"/>
              </w:rPr>
              <w:t>4-methyl-2-(2-methylprop-1-</w:t>
            </w:r>
            <w:proofErr w:type="gramStart"/>
            <w:r w:rsidRPr="00AB648D">
              <w:rPr>
                <w:rFonts w:asciiTheme="minorHAnsi" w:hAnsiTheme="minorHAnsi" w:cs="Calibri"/>
                <w:b w:val="0"/>
                <w:bCs w:val="0"/>
                <w:sz w:val="20"/>
                <w:szCs w:val="20"/>
                <w:lang w:val="en-US"/>
              </w:rPr>
              <w:t>enyl)</w:t>
            </w:r>
            <w:proofErr w:type="spellStart"/>
            <w:r w:rsidRPr="00AB648D">
              <w:rPr>
                <w:rFonts w:asciiTheme="minorHAnsi" w:hAnsiTheme="minorHAnsi" w:cs="Calibri"/>
                <w:b w:val="0"/>
                <w:bCs w:val="0"/>
                <w:sz w:val="20"/>
                <w:szCs w:val="20"/>
                <w:lang w:val="en-US"/>
              </w:rPr>
              <w:t>oxane</w:t>
            </w:r>
            <w:proofErr w:type="spellEnd"/>
            <w:proofErr w:type="gramEnd"/>
            <w:r w:rsidRPr="00AB648D">
              <w:rPr>
                <w:rFonts w:asciiTheme="minorHAnsi" w:hAnsiTheme="minorHAnsi" w:cs="Calibri"/>
                <w:b w:val="0"/>
                <w:bCs w:val="0"/>
                <w:sz w:val="20"/>
                <w:szCs w:val="20"/>
                <w:lang w:val="en-US"/>
              </w:rPr>
              <w:t xml:space="preserve"> (Cis-rose oxide)</w:t>
            </w:r>
          </w:p>
        </w:tc>
        <w:tc>
          <w:tcPr>
            <w:tcW w:w="1097" w:type="dxa"/>
          </w:tcPr>
          <w:p w14:paraId="6CABB1E8" w14:textId="3CD6FC24" w:rsidR="00757C52" w:rsidRPr="00AB648D" w:rsidRDefault="00757C52" w:rsidP="00B95C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lang w:val="en-US"/>
              </w:rPr>
            </w:pPr>
            <w:r w:rsidRPr="00AB648D">
              <w:rPr>
                <w:rFonts w:asciiTheme="minorHAnsi" w:hAnsiTheme="minorHAnsi" w:cs="Calibri"/>
                <w:sz w:val="20"/>
                <w:szCs w:val="20"/>
                <w:lang w:val="en-US"/>
              </w:rPr>
              <w:t>Berry</w:t>
            </w:r>
          </w:p>
        </w:tc>
        <w:tc>
          <w:tcPr>
            <w:tcW w:w="96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  <w:right w:val="single" w:sz="4" w:space="0" w:color="auto"/>
            </w:tcBorders>
          </w:tcPr>
          <w:p w14:paraId="11D51323" w14:textId="1E93B471" w:rsidR="00757C52" w:rsidRPr="00AB648D" w:rsidRDefault="00757C52" w:rsidP="00B95C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lang w:val="en-US"/>
              </w:rPr>
            </w:pPr>
            <w:r w:rsidRPr="00AB648D">
              <w:rPr>
                <w:rFonts w:asciiTheme="minorHAnsi" w:hAnsiTheme="minorHAnsi" w:cs="Calibri"/>
                <w:sz w:val="20"/>
                <w:szCs w:val="20"/>
                <w:lang w:val="en-US"/>
              </w:rPr>
              <w:t>1116</w:t>
            </w:r>
          </w:p>
        </w:tc>
        <w:tc>
          <w:tcPr>
            <w:tcW w:w="1206" w:type="dxa"/>
            <w:tcBorders>
              <w:left w:val="single" w:sz="4" w:space="0" w:color="auto"/>
            </w:tcBorders>
          </w:tcPr>
          <w:p w14:paraId="364BD0F3" w14:textId="2D40AB08" w:rsidR="00757C52" w:rsidRPr="00AB648D" w:rsidRDefault="00757C52" w:rsidP="00B95C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lang w:val="en-US"/>
              </w:rPr>
            </w:pPr>
            <w:r w:rsidRPr="00AB648D">
              <w:rPr>
                <w:rFonts w:asciiTheme="minorHAnsi" w:hAnsiTheme="minorHAnsi" w:cs="Calibri"/>
                <w:sz w:val="20"/>
                <w:szCs w:val="20"/>
                <w:lang w:val="en-US"/>
              </w:rPr>
              <w:t>943.73, 5.78</w:t>
            </w:r>
          </w:p>
        </w:tc>
        <w:tc>
          <w:tcPr>
            <w:tcW w:w="2224" w:type="dxa"/>
          </w:tcPr>
          <w:p w14:paraId="159BCCB4" w14:textId="24EE20F5" w:rsidR="00757C52" w:rsidRPr="00AB648D" w:rsidRDefault="00757C52" w:rsidP="00B95C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b/>
                <w:bCs/>
                <w:lang w:val="en-US"/>
              </w:rPr>
            </w:pPr>
            <w:r w:rsidRPr="00AB648D">
              <w:rPr>
                <w:rFonts w:asciiTheme="minorHAnsi" w:hAnsiTheme="minorHAnsi" w:cs="Calibri"/>
                <w:b/>
                <w:bCs/>
                <w:sz w:val="20"/>
                <w:szCs w:val="20"/>
                <w:lang w:val="en-US"/>
              </w:rPr>
              <w:t>Rose oxide&lt;cis-&gt;</w:t>
            </w:r>
          </w:p>
        </w:tc>
        <w:tc>
          <w:tcPr>
            <w:tcW w:w="1958" w:type="dxa"/>
          </w:tcPr>
          <w:p w14:paraId="1508C160" w14:textId="77777777" w:rsidR="00757C52" w:rsidRPr="00AB648D" w:rsidRDefault="00757C52" w:rsidP="00B95C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lang w:val="en-US"/>
              </w:rPr>
            </w:pPr>
          </w:p>
        </w:tc>
      </w:tr>
      <w:tr w:rsidR="00B95CB6" w:rsidRPr="00AB648D" w14:paraId="4B5EE158" w14:textId="77777777" w:rsidTr="008531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8" w:type="dxa"/>
          </w:tcPr>
          <w:p w14:paraId="78E8AE61" w14:textId="237E11D8" w:rsidR="00757C52" w:rsidRPr="00AB648D" w:rsidRDefault="00757C52" w:rsidP="00B95CB6">
            <w:pPr>
              <w:jc w:val="center"/>
              <w:rPr>
                <w:rFonts w:asciiTheme="minorHAnsi" w:hAnsiTheme="minorHAnsi"/>
                <w:b w:val="0"/>
                <w:bCs w:val="0"/>
                <w:lang w:val="en-US"/>
              </w:rPr>
            </w:pPr>
            <w:r w:rsidRPr="00AB648D">
              <w:rPr>
                <w:rFonts w:asciiTheme="minorHAnsi" w:hAnsiTheme="minorHAnsi" w:cs="Calibri"/>
                <w:b w:val="0"/>
                <w:bCs w:val="0"/>
                <w:sz w:val="20"/>
                <w:szCs w:val="20"/>
                <w:lang w:val="en-US"/>
              </w:rPr>
              <w:t>4-methyl-2-(2-methylprop-1-</w:t>
            </w:r>
            <w:proofErr w:type="gramStart"/>
            <w:r w:rsidRPr="00AB648D">
              <w:rPr>
                <w:rFonts w:asciiTheme="minorHAnsi" w:hAnsiTheme="minorHAnsi" w:cs="Calibri"/>
                <w:b w:val="0"/>
                <w:bCs w:val="0"/>
                <w:sz w:val="20"/>
                <w:szCs w:val="20"/>
                <w:lang w:val="en-US"/>
              </w:rPr>
              <w:t>enyl)</w:t>
            </w:r>
            <w:proofErr w:type="spellStart"/>
            <w:r w:rsidRPr="00AB648D">
              <w:rPr>
                <w:rFonts w:asciiTheme="minorHAnsi" w:hAnsiTheme="minorHAnsi" w:cs="Calibri"/>
                <w:b w:val="0"/>
                <w:bCs w:val="0"/>
                <w:sz w:val="20"/>
                <w:szCs w:val="20"/>
                <w:lang w:val="en-US"/>
              </w:rPr>
              <w:t>oxane</w:t>
            </w:r>
            <w:proofErr w:type="spellEnd"/>
            <w:proofErr w:type="gramEnd"/>
            <w:r w:rsidRPr="00AB648D">
              <w:rPr>
                <w:rFonts w:asciiTheme="minorHAnsi" w:hAnsiTheme="minorHAnsi" w:cs="Calibri"/>
                <w:b w:val="0"/>
                <w:bCs w:val="0"/>
                <w:sz w:val="20"/>
                <w:szCs w:val="20"/>
                <w:lang w:val="en-US"/>
              </w:rPr>
              <w:t xml:space="preserve"> (Trans-rose oxide)</w:t>
            </w:r>
          </w:p>
        </w:tc>
        <w:tc>
          <w:tcPr>
            <w:tcW w:w="1097" w:type="dxa"/>
          </w:tcPr>
          <w:p w14:paraId="1176B7F3" w14:textId="367F4730" w:rsidR="00757C52" w:rsidRPr="00AB648D" w:rsidRDefault="00757C52" w:rsidP="00B95C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lang w:val="en-US"/>
              </w:rPr>
            </w:pPr>
            <w:r w:rsidRPr="00AB648D">
              <w:rPr>
                <w:rFonts w:asciiTheme="minorHAnsi" w:hAnsiTheme="minorHAnsi" w:cs="Calibri"/>
                <w:sz w:val="20"/>
                <w:szCs w:val="20"/>
                <w:lang w:val="en-US"/>
              </w:rPr>
              <w:t>Berry</w:t>
            </w:r>
          </w:p>
        </w:tc>
        <w:tc>
          <w:tcPr>
            <w:tcW w:w="963" w:type="dxa"/>
            <w:tcBorders>
              <w:right w:val="single" w:sz="4" w:space="0" w:color="auto"/>
            </w:tcBorders>
          </w:tcPr>
          <w:p w14:paraId="127BB0BC" w14:textId="4BDACD5C" w:rsidR="00757C52" w:rsidRPr="00AB648D" w:rsidRDefault="00757C52" w:rsidP="00B95C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lang w:val="en-US"/>
              </w:rPr>
            </w:pPr>
            <w:r w:rsidRPr="00AB648D">
              <w:rPr>
                <w:rFonts w:asciiTheme="minorHAnsi" w:hAnsiTheme="minorHAnsi" w:cs="Calibri"/>
                <w:sz w:val="20"/>
                <w:szCs w:val="20"/>
                <w:lang w:val="en-US"/>
              </w:rPr>
              <w:t>1134</w:t>
            </w:r>
          </w:p>
        </w:tc>
        <w:tc>
          <w:tcPr>
            <w:tcW w:w="1206" w:type="dxa"/>
            <w:tcBorders>
              <w:left w:val="single" w:sz="4" w:space="0" w:color="auto"/>
            </w:tcBorders>
          </w:tcPr>
          <w:p w14:paraId="2E37CC67" w14:textId="5E7322AE" w:rsidR="00757C52" w:rsidRPr="00AB648D" w:rsidRDefault="00757C52" w:rsidP="00B95C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lang w:val="en-US"/>
              </w:rPr>
            </w:pPr>
            <w:r w:rsidRPr="00AB648D">
              <w:rPr>
                <w:rFonts w:asciiTheme="minorHAnsi" w:hAnsiTheme="minorHAnsi" w:cs="Calibri"/>
                <w:sz w:val="20"/>
                <w:szCs w:val="20"/>
                <w:lang w:val="en-US"/>
              </w:rPr>
              <w:t>950.33, 2.16</w:t>
            </w:r>
          </w:p>
        </w:tc>
        <w:tc>
          <w:tcPr>
            <w:tcW w:w="2224" w:type="dxa"/>
          </w:tcPr>
          <w:p w14:paraId="2DA9566C" w14:textId="02065896" w:rsidR="00757C52" w:rsidRPr="00AB648D" w:rsidRDefault="00757C52" w:rsidP="00B95C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lang w:val="en-US"/>
              </w:rPr>
            </w:pPr>
            <w:r w:rsidRPr="00AB648D">
              <w:rPr>
                <w:rFonts w:asciiTheme="minorHAnsi" w:hAnsiTheme="minorHAnsi" w:cs="Calibri"/>
                <w:sz w:val="20"/>
                <w:szCs w:val="20"/>
                <w:lang w:val="en-US"/>
              </w:rPr>
              <w:t>Rose oxide&lt;cis-&gt;</w:t>
            </w:r>
          </w:p>
        </w:tc>
        <w:tc>
          <w:tcPr>
            <w:tcW w:w="1958" w:type="dxa"/>
          </w:tcPr>
          <w:p w14:paraId="54654041" w14:textId="48813122" w:rsidR="00757C52" w:rsidRPr="00AB648D" w:rsidRDefault="00757C52" w:rsidP="00B95C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lang w:val="en-US"/>
              </w:rPr>
            </w:pPr>
            <w:r w:rsidRPr="00AB648D">
              <w:rPr>
                <w:rFonts w:asciiTheme="minorHAnsi" w:hAnsiTheme="minorHAnsi" w:cs="Calibri"/>
                <w:b/>
                <w:bCs/>
                <w:sz w:val="20"/>
                <w:szCs w:val="20"/>
                <w:lang w:val="en-US"/>
              </w:rPr>
              <w:t>Rose oxide &lt;trans-&gt;</w:t>
            </w:r>
            <w:r w:rsidRPr="00AB648D">
              <w:rPr>
                <w:rFonts w:asciiTheme="minorHAnsi" w:hAnsiTheme="minorHAnsi" w:cs="Calibri"/>
                <w:sz w:val="20"/>
                <w:szCs w:val="20"/>
                <w:lang w:val="en-US"/>
              </w:rPr>
              <w:t xml:space="preserve"> position 2</w:t>
            </w:r>
          </w:p>
        </w:tc>
      </w:tr>
      <w:tr w:rsidR="00853128" w:rsidRPr="00AB648D" w14:paraId="437F9A17" w14:textId="77777777" w:rsidTr="008531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8" w:type="dxa"/>
          </w:tcPr>
          <w:p w14:paraId="4F49CFC5" w14:textId="54F482E4" w:rsidR="00757C52" w:rsidRPr="00AB648D" w:rsidRDefault="00D37965" w:rsidP="00B95CB6">
            <w:pPr>
              <w:jc w:val="center"/>
              <w:rPr>
                <w:rFonts w:asciiTheme="minorHAnsi" w:hAnsiTheme="minorHAnsi" w:cs="Calibri"/>
                <w:b w:val="0"/>
                <w:bCs w:val="0"/>
                <w:sz w:val="20"/>
                <w:szCs w:val="20"/>
                <w:lang w:val="en-US"/>
              </w:rPr>
            </w:pPr>
            <w:r w:rsidRPr="00AB648D">
              <w:rPr>
                <w:rFonts w:asciiTheme="minorHAnsi" w:hAnsiTheme="minorHAnsi" w:cs="Calibri"/>
                <w:b w:val="0"/>
                <w:bCs w:val="0"/>
                <w:sz w:val="20"/>
                <w:szCs w:val="20"/>
                <w:lang w:val="en-US"/>
              </w:rPr>
              <w:t>(E)-non-3-en-2-one (Trans-3-nonen-2-one)</w:t>
            </w:r>
          </w:p>
        </w:tc>
        <w:tc>
          <w:tcPr>
            <w:tcW w:w="1097" w:type="dxa"/>
          </w:tcPr>
          <w:p w14:paraId="5DB4A1B0" w14:textId="40FF6EEC" w:rsidR="00757C52" w:rsidRPr="00AB648D" w:rsidRDefault="00D37965" w:rsidP="00B95C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0"/>
                <w:szCs w:val="20"/>
                <w:lang w:val="en-US"/>
              </w:rPr>
            </w:pPr>
            <w:r w:rsidRPr="00AB648D">
              <w:rPr>
                <w:rFonts w:asciiTheme="minorHAnsi" w:hAnsiTheme="minorHAnsi" w:cs="Calibri"/>
                <w:sz w:val="20"/>
                <w:szCs w:val="20"/>
                <w:lang w:val="en-US"/>
              </w:rPr>
              <w:t>Peach</w:t>
            </w:r>
          </w:p>
        </w:tc>
        <w:tc>
          <w:tcPr>
            <w:tcW w:w="96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  <w:right w:val="single" w:sz="4" w:space="0" w:color="auto"/>
            </w:tcBorders>
          </w:tcPr>
          <w:p w14:paraId="75ABD711" w14:textId="28A8C539" w:rsidR="00757C52" w:rsidRPr="00AB648D" w:rsidRDefault="00D37965" w:rsidP="00B95C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0"/>
                <w:szCs w:val="20"/>
                <w:lang w:val="en-US"/>
              </w:rPr>
            </w:pPr>
            <w:r w:rsidRPr="00AB648D">
              <w:rPr>
                <w:rFonts w:asciiTheme="minorHAnsi" w:hAnsiTheme="minorHAnsi" w:cs="Calibri"/>
                <w:sz w:val="20"/>
                <w:szCs w:val="20"/>
                <w:lang w:val="en-US"/>
              </w:rPr>
              <w:t>1147</w:t>
            </w:r>
          </w:p>
        </w:tc>
        <w:tc>
          <w:tcPr>
            <w:tcW w:w="1206" w:type="dxa"/>
            <w:tcBorders>
              <w:left w:val="single" w:sz="4" w:space="0" w:color="auto"/>
            </w:tcBorders>
          </w:tcPr>
          <w:p w14:paraId="5C66AA39" w14:textId="10B54927" w:rsidR="00757C52" w:rsidRPr="00AB648D" w:rsidRDefault="00D37965" w:rsidP="00B95C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0"/>
                <w:szCs w:val="20"/>
                <w:lang w:val="en-US"/>
              </w:rPr>
            </w:pPr>
            <w:r w:rsidRPr="00AB648D">
              <w:rPr>
                <w:rFonts w:asciiTheme="minorHAnsi" w:hAnsiTheme="minorHAnsi" w:cs="Calibri"/>
                <w:sz w:val="20"/>
                <w:szCs w:val="20"/>
                <w:lang w:val="en-US"/>
              </w:rPr>
              <w:t>829.95, 2.74</w:t>
            </w:r>
          </w:p>
        </w:tc>
        <w:tc>
          <w:tcPr>
            <w:tcW w:w="2224" w:type="dxa"/>
          </w:tcPr>
          <w:p w14:paraId="699D4112" w14:textId="0A32B6F0" w:rsidR="00757C52" w:rsidRPr="00AB648D" w:rsidRDefault="00F31F68" w:rsidP="00B95C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0"/>
                <w:szCs w:val="20"/>
                <w:lang w:val="en-US"/>
              </w:rPr>
            </w:pPr>
            <w:r w:rsidRPr="00AB648D">
              <w:rPr>
                <w:rFonts w:asciiTheme="minorHAnsi" w:hAnsiTheme="minorHAnsi" w:cs="Calibri"/>
                <w:sz w:val="20"/>
                <w:szCs w:val="20"/>
                <w:lang w:val="en-US"/>
              </w:rPr>
              <w:t>Not found</w:t>
            </w:r>
          </w:p>
        </w:tc>
        <w:tc>
          <w:tcPr>
            <w:tcW w:w="1958" w:type="dxa"/>
          </w:tcPr>
          <w:p w14:paraId="50D62CC0" w14:textId="77777777" w:rsidR="00757C52" w:rsidRPr="00AB648D" w:rsidRDefault="00757C52" w:rsidP="00B95C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lang w:val="en-US"/>
              </w:rPr>
            </w:pPr>
          </w:p>
        </w:tc>
      </w:tr>
      <w:tr w:rsidR="00B95CB6" w:rsidRPr="00AB648D" w14:paraId="56132978" w14:textId="77777777" w:rsidTr="008531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8" w:type="dxa"/>
          </w:tcPr>
          <w:p w14:paraId="61B20755" w14:textId="02C53D4A" w:rsidR="00B9346D" w:rsidRPr="00AB648D" w:rsidRDefault="00B9346D" w:rsidP="00B95CB6">
            <w:pPr>
              <w:jc w:val="center"/>
              <w:rPr>
                <w:rFonts w:asciiTheme="minorHAnsi" w:hAnsiTheme="minorHAnsi"/>
                <w:b w:val="0"/>
                <w:bCs w:val="0"/>
                <w:lang w:val="en-US"/>
              </w:rPr>
            </w:pPr>
            <w:r w:rsidRPr="00AB648D">
              <w:rPr>
                <w:rFonts w:asciiTheme="minorHAnsi" w:hAnsiTheme="minorHAnsi" w:cs="Calibri"/>
                <w:b w:val="0"/>
                <w:bCs w:val="0"/>
                <w:sz w:val="20"/>
                <w:szCs w:val="20"/>
                <w:lang w:val="en-US"/>
              </w:rPr>
              <w:t>5-methyl-2-propan-2-ylcyclohexan-1-one (Iso-menthone)</w:t>
            </w:r>
          </w:p>
        </w:tc>
        <w:tc>
          <w:tcPr>
            <w:tcW w:w="1097" w:type="dxa"/>
          </w:tcPr>
          <w:p w14:paraId="05D020D3" w14:textId="63CCE0D9" w:rsidR="00B9346D" w:rsidRPr="00AB648D" w:rsidRDefault="00B9346D" w:rsidP="00B95C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lang w:val="en-US"/>
              </w:rPr>
            </w:pPr>
            <w:r w:rsidRPr="00AB648D">
              <w:rPr>
                <w:rFonts w:asciiTheme="minorHAnsi" w:hAnsiTheme="minorHAnsi" w:cs="Calibri"/>
                <w:sz w:val="20"/>
                <w:szCs w:val="20"/>
                <w:lang w:val="en-US"/>
              </w:rPr>
              <w:t>Berry</w:t>
            </w:r>
          </w:p>
        </w:tc>
        <w:tc>
          <w:tcPr>
            <w:tcW w:w="963" w:type="dxa"/>
            <w:tcBorders>
              <w:right w:val="single" w:sz="4" w:space="0" w:color="auto"/>
            </w:tcBorders>
          </w:tcPr>
          <w:p w14:paraId="1C87E312" w14:textId="45DAE20A" w:rsidR="00B9346D" w:rsidRPr="00AB648D" w:rsidRDefault="00B9346D" w:rsidP="00B95C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lang w:val="en-US"/>
              </w:rPr>
            </w:pPr>
            <w:r w:rsidRPr="00AB648D">
              <w:rPr>
                <w:rFonts w:asciiTheme="minorHAnsi" w:hAnsiTheme="minorHAnsi" w:cs="Calibri"/>
                <w:sz w:val="20"/>
                <w:szCs w:val="20"/>
                <w:lang w:val="en-US"/>
              </w:rPr>
              <w:t>1175</w:t>
            </w:r>
          </w:p>
        </w:tc>
        <w:tc>
          <w:tcPr>
            <w:tcW w:w="1206" w:type="dxa"/>
            <w:tcBorders>
              <w:left w:val="single" w:sz="4" w:space="0" w:color="auto"/>
            </w:tcBorders>
          </w:tcPr>
          <w:p w14:paraId="241EE7A8" w14:textId="47948557" w:rsidR="00B9346D" w:rsidRPr="00AB648D" w:rsidRDefault="00B9346D" w:rsidP="00B95C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lang w:val="en-US"/>
              </w:rPr>
            </w:pPr>
            <w:r w:rsidRPr="00AB648D">
              <w:rPr>
                <w:rFonts w:asciiTheme="minorHAnsi" w:hAnsiTheme="minorHAnsi" w:cs="Calibri"/>
                <w:sz w:val="20"/>
                <w:szCs w:val="20"/>
                <w:lang w:val="en-US"/>
              </w:rPr>
              <w:t>1029.53, 1.37</w:t>
            </w:r>
          </w:p>
        </w:tc>
        <w:tc>
          <w:tcPr>
            <w:tcW w:w="2224" w:type="dxa"/>
          </w:tcPr>
          <w:p w14:paraId="50A9E1C3" w14:textId="27CC42D5" w:rsidR="00B9346D" w:rsidRPr="00AB648D" w:rsidRDefault="00B9346D" w:rsidP="00B95C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b/>
                <w:bCs/>
                <w:lang w:val="en-US"/>
              </w:rPr>
            </w:pPr>
            <w:r w:rsidRPr="00AB648D">
              <w:rPr>
                <w:rFonts w:asciiTheme="minorHAnsi" w:hAnsiTheme="minorHAnsi" w:cs="Calibri"/>
                <w:b/>
                <w:bCs/>
                <w:sz w:val="20"/>
                <w:szCs w:val="20"/>
                <w:lang w:val="en-US"/>
              </w:rPr>
              <w:t>Menthone&lt;iso-&gt;</w:t>
            </w:r>
          </w:p>
        </w:tc>
        <w:tc>
          <w:tcPr>
            <w:tcW w:w="1958" w:type="dxa"/>
          </w:tcPr>
          <w:p w14:paraId="2046C57E" w14:textId="77777777" w:rsidR="00B9346D" w:rsidRPr="00AB648D" w:rsidRDefault="00B9346D" w:rsidP="00B95C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lang w:val="en-US"/>
              </w:rPr>
            </w:pPr>
          </w:p>
        </w:tc>
      </w:tr>
      <w:tr w:rsidR="00B95CB6" w:rsidRPr="00AB648D" w14:paraId="2590BF00" w14:textId="77777777" w:rsidTr="008531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8" w:type="dxa"/>
          </w:tcPr>
          <w:p w14:paraId="4DF21C59" w14:textId="791E781D" w:rsidR="00B9346D" w:rsidRPr="00AB648D" w:rsidRDefault="00B9346D" w:rsidP="00B95CB6">
            <w:pPr>
              <w:jc w:val="center"/>
              <w:rPr>
                <w:rFonts w:asciiTheme="minorHAnsi" w:hAnsiTheme="minorHAnsi"/>
                <w:b w:val="0"/>
                <w:bCs w:val="0"/>
                <w:lang w:val="en-US"/>
              </w:rPr>
            </w:pPr>
            <w:r w:rsidRPr="00AB648D">
              <w:rPr>
                <w:rFonts w:asciiTheme="minorHAnsi" w:hAnsiTheme="minorHAnsi" w:cs="Calibri"/>
                <w:b w:val="0"/>
                <w:bCs w:val="0"/>
                <w:sz w:val="20"/>
                <w:szCs w:val="20"/>
                <w:lang w:val="en-US"/>
              </w:rPr>
              <w:t>5-methyl-2-propan-2-ylcyclohexan-1-ol (Menthol)</w:t>
            </w:r>
          </w:p>
        </w:tc>
        <w:tc>
          <w:tcPr>
            <w:tcW w:w="1097" w:type="dxa"/>
          </w:tcPr>
          <w:p w14:paraId="5C366BFB" w14:textId="20F2F29D" w:rsidR="00B9346D" w:rsidRPr="00AB648D" w:rsidRDefault="00B9346D" w:rsidP="00B95C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lang w:val="en-US"/>
              </w:rPr>
            </w:pPr>
            <w:r w:rsidRPr="00AB648D">
              <w:rPr>
                <w:rFonts w:asciiTheme="minorHAnsi" w:hAnsiTheme="minorHAnsi" w:cs="Calibri"/>
                <w:sz w:val="20"/>
                <w:szCs w:val="20"/>
                <w:lang w:val="en-US"/>
              </w:rPr>
              <w:t>Berry</w:t>
            </w:r>
          </w:p>
        </w:tc>
        <w:tc>
          <w:tcPr>
            <w:tcW w:w="96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  <w:right w:val="single" w:sz="4" w:space="0" w:color="auto"/>
            </w:tcBorders>
          </w:tcPr>
          <w:p w14:paraId="2ED95A5F" w14:textId="2352311A" w:rsidR="00B9346D" w:rsidRPr="00AB648D" w:rsidRDefault="00B9346D" w:rsidP="00B95C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lang w:val="en-US"/>
              </w:rPr>
            </w:pPr>
            <w:r w:rsidRPr="00AB648D">
              <w:rPr>
                <w:rFonts w:asciiTheme="minorHAnsi" w:hAnsiTheme="minorHAnsi" w:cs="Calibri"/>
                <w:sz w:val="20"/>
                <w:szCs w:val="20"/>
                <w:lang w:val="en-US"/>
              </w:rPr>
              <w:t>1184</w:t>
            </w:r>
          </w:p>
        </w:tc>
        <w:tc>
          <w:tcPr>
            <w:tcW w:w="1206" w:type="dxa"/>
            <w:tcBorders>
              <w:left w:val="single" w:sz="4" w:space="0" w:color="auto"/>
            </w:tcBorders>
          </w:tcPr>
          <w:p w14:paraId="636CAE59" w14:textId="622CB241" w:rsidR="00B9346D" w:rsidRPr="00AB648D" w:rsidRDefault="00B9346D" w:rsidP="00B95C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lang w:val="en-US"/>
              </w:rPr>
            </w:pPr>
            <w:r w:rsidRPr="00AB648D">
              <w:rPr>
                <w:rFonts w:asciiTheme="minorHAnsi" w:hAnsiTheme="minorHAnsi" w:cs="Calibri"/>
                <w:sz w:val="20"/>
                <w:szCs w:val="20"/>
                <w:lang w:val="en-US"/>
              </w:rPr>
              <w:t>1062.53, 4.12</w:t>
            </w:r>
          </w:p>
        </w:tc>
        <w:tc>
          <w:tcPr>
            <w:tcW w:w="2224" w:type="dxa"/>
          </w:tcPr>
          <w:p w14:paraId="5B69833E" w14:textId="67BF4F63" w:rsidR="00B9346D" w:rsidRPr="00AB648D" w:rsidRDefault="00B9346D" w:rsidP="00B95C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lang w:val="en-US"/>
              </w:rPr>
            </w:pPr>
            <w:r w:rsidRPr="00AB648D">
              <w:rPr>
                <w:rFonts w:asciiTheme="minorHAnsi" w:hAnsiTheme="minorHAnsi" w:cs="Calibri"/>
                <w:sz w:val="20"/>
                <w:szCs w:val="20"/>
                <w:lang w:val="en-US"/>
              </w:rPr>
              <w:t>Menthol&lt;neo-&gt;</w:t>
            </w:r>
          </w:p>
        </w:tc>
        <w:tc>
          <w:tcPr>
            <w:tcW w:w="1958" w:type="dxa"/>
          </w:tcPr>
          <w:p w14:paraId="79DCC579" w14:textId="315578C2" w:rsidR="00B9346D" w:rsidRPr="00AB648D" w:rsidRDefault="00B9346D" w:rsidP="00B95C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lang w:val="en-US"/>
              </w:rPr>
            </w:pPr>
            <w:r w:rsidRPr="00AB648D">
              <w:rPr>
                <w:rFonts w:asciiTheme="minorHAnsi" w:hAnsiTheme="minorHAnsi" w:cs="Calibri"/>
                <w:b/>
                <w:bCs/>
                <w:sz w:val="20"/>
                <w:szCs w:val="20"/>
                <w:lang w:val="en-US"/>
              </w:rPr>
              <w:t>Menthol</w:t>
            </w:r>
            <w:r w:rsidRPr="00AB648D">
              <w:rPr>
                <w:rFonts w:asciiTheme="minorHAnsi" w:hAnsiTheme="minorHAnsi" w:cs="Calibri"/>
                <w:sz w:val="20"/>
                <w:szCs w:val="20"/>
                <w:lang w:val="en-US"/>
              </w:rPr>
              <w:t xml:space="preserve"> position 2</w:t>
            </w:r>
          </w:p>
        </w:tc>
      </w:tr>
      <w:tr w:rsidR="00B95CB6" w:rsidRPr="00AB648D" w14:paraId="4C4790C9" w14:textId="77777777" w:rsidTr="008531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8" w:type="dxa"/>
          </w:tcPr>
          <w:p w14:paraId="0A5CE0A6" w14:textId="23327189" w:rsidR="00B9346D" w:rsidRPr="00AB648D" w:rsidRDefault="00B9346D" w:rsidP="00B95CB6">
            <w:pPr>
              <w:jc w:val="center"/>
              <w:rPr>
                <w:rFonts w:asciiTheme="minorHAnsi" w:hAnsiTheme="minorHAnsi"/>
                <w:b w:val="0"/>
                <w:bCs w:val="0"/>
                <w:lang w:val="en-US"/>
              </w:rPr>
            </w:pPr>
            <w:r w:rsidRPr="00AB648D">
              <w:rPr>
                <w:rFonts w:asciiTheme="minorHAnsi" w:hAnsiTheme="minorHAnsi" w:cs="Calibri"/>
                <w:b w:val="0"/>
                <w:bCs w:val="0"/>
                <w:sz w:val="20"/>
                <w:szCs w:val="20"/>
                <w:lang w:val="en-US"/>
              </w:rPr>
              <w:t>2-(4-</w:t>
            </w:r>
            <w:proofErr w:type="gramStart"/>
            <w:r w:rsidRPr="00AB648D">
              <w:rPr>
                <w:rFonts w:asciiTheme="minorHAnsi" w:hAnsiTheme="minorHAnsi" w:cs="Calibri"/>
                <w:b w:val="0"/>
                <w:bCs w:val="0"/>
                <w:sz w:val="20"/>
                <w:szCs w:val="20"/>
                <w:lang w:val="en-US"/>
              </w:rPr>
              <w:t>methylphenyl)propan</w:t>
            </w:r>
            <w:proofErr w:type="gramEnd"/>
            <w:r w:rsidRPr="00AB648D">
              <w:rPr>
                <w:rFonts w:asciiTheme="minorHAnsi" w:hAnsiTheme="minorHAnsi" w:cs="Calibri"/>
                <w:b w:val="0"/>
                <w:bCs w:val="0"/>
                <w:sz w:val="20"/>
                <w:szCs w:val="20"/>
                <w:lang w:val="en-US"/>
              </w:rPr>
              <w:t>-2-ol (Para-cymen-8-ol)</w:t>
            </w:r>
          </w:p>
        </w:tc>
        <w:tc>
          <w:tcPr>
            <w:tcW w:w="1097" w:type="dxa"/>
          </w:tcPr>
          <w:p w14:paraId="2822F415" w14:textId="613A6C5C" w:rsidR="00B9346D" w:rsidRPr="00AB648D" w:rsidRDefault="00B9346D" w:rsidP="00B95C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lang w:val="en-US"/>
              </w:rPr>
            </w:pPr>
            <w:r w:rsidRPr="00AB648D">
              <w:rPr>
                <w:rFonts w:asciiTheme="minorHAnsi" w:hAnsiTheme="minorHAnsi" w:cs="Calibri"/>
                <w:sz w:val="20"/>
                <w:szCs w:val="20"/>
                <w:lang w:val="en-US"/>
              </w:rPr>
              <w:t>Apple</w:t>
            </w:r>
          </w:p>
        </w:tc>
        <w:tc>
          <w:tcPr>
            <w:tcW w:w="963" w:type="dxa"/>
            <w:tcBorders>
              <w:right w:val="single" w:sz="4" w:space="0" w:color="auto"/>
            </w:tcBorders>
          </w:tcPr>
          <w:p w14:paraId="5FFA90CF" w14:textId="195BEC3A" w:rsidR="00B9346D" w:rsidRPr="00AB648D" w:rsidRDefault="00B9346D" w:rsidP="00B95C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lang w:val="en-US"/>
              </w:rPr>
            </w:pPr>
            <w:r w:rsidRPr="00AB648D">
              <w:rPr>
                <w:rFonts w:asciiTheme="minorHAnsi" w:hAnsiTheme="minorHAnsi" w:cs="Calibri"/>
                <w:sz w:val="20"/>
                <w:szCs w:val="20"/>
                <w:lang w:val="en-US"/>
              </w:rPr>
              <w:t>1197</w:t>
            </w:r>
          </w:p>
        </w:tc>
        <w:tc>
          <w:tcPr>
            <w:tcW w:w="1206" w:type="dxa"/>
            <w:tcBorders>
              <w:left w:val="single" w:sz="4" w:space="0" w:color="auto"/>
            </w:tcBorders>
          </w:tcPr>
          <w:p w14:paraId="2A924478" w14:textId="3706849E" w:rsidR="00B9346D" w:rsidRPr="00AB648D" w:rsidRDefault="00B9346D" w:rsidP="00B95C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lang w:val="en-US"/>
              </w:rPr>
            </w:pPr>
            <w:r w:rsidRPr="00AB648D">
              <w:rPr>
                <w:rFonts w:asciiTheme="minorHAnsi" w:hAnsiTheme="minorHAnsi" w:cs="Calibri"/>
                <w:sz w:val="20"/>
                <w:szCs w:val="20"/>
                <w:lang w:val="en-US"/>
              </w:rPr>
              <w:t>1027.80, 0.10</w:t>
            </w:r>
          </w:p>
        </w:tc>
        <w:tc>
          <w:tcPr>
            <w:tcW w:w="2224" w:type="dxa"/>
          </w:tcPr>
          <w:p w14:paraId="48597F51" w14:textId="101A6895" w:rsidR="00B9346D" w:rsidRPr="00AB648D" w:rsidRDefault="00B9346D" w:rsidP="00B95C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lang w:val="en-US"/>
              </w:rPr>
            </w:pPr>
            <w:proofErr w:type="spellStart"/>
            <w:r w:rsidRPr="00AB648D">
              <w:rPr>
                <w:rFonts w:asciiTheme="minorHAnsi" w:hAnsiTheme="minorHAnsi" w:cs="Calibri"/>
                <w:sz w:val="20"/>
                <w:szCs w:val="20"/>
              </w:rPr>
              <w:t>Cymene</w:t>
            </w:r>
            <w:proofErr w:type="spellEnd"/>
            <w:r w:rsidRPr="00AB648D">
              <w:rPr>
                <w:rFonts w:asciiTheme="minorHAnsi" w:hAnsiTheme="minorHAnsi" w:cs="Calibri"/>
                <w:sz w:val="20"/>
                <w:szCs w:val="20"/>
              </w:rPr>
              <w:t>&lt;</w:t>
            </w:r>
            <w:proofErr w:type="spellStart"/>
            <w:r w:rsidRPr="00AB648D">
              <w:rPr>
                <w:rFonts w:asciiTheme="minorHAnsi" w:hAnsiTheme="minorHAnsi" w:cs="Calibri"/>
                <w:sz w:val="20"/>
                <w:szCs w:val="20"/>
              </w:rPr>
              <w:t>ortho</w:t>
            </w:r>
            <w:proofErr w:type="spellEnd"/>
            <w:r w:rsidRPr="00AB648D">
              <w:rPr>
                <w:rFonts w:asciiTheme="minorHAnsi" w:hAnsiTheme="minorHAnsi" w:cs="Calibri"/>
                <w:sz w:val="20"/>
                <w:szCs w:val="20"/>
              </w:rPr>
              <w:t>-&gt;</w:t>
            </w:r>
          </w:p>
        </w:tc>
        <w:tc>
          <w:tcPr>
            <w:tcW w:w="1958" w:type="dxa"/>
          </w:tcPr>
          <w:p w14:paraId="2C762A75" w14:textId="5731EBD2" w:rsidR="00B9346D" w:rsidRPr="00AB648D" w:rsidRDefault="002E5663" w:rsidP="00B95C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sz w:val="20"/>
                <w:szCs w:val="20"/>
                <w:lang w:val="en-US"/>
              </w:rPr>
            </w:pPr>
            <w:r w:rsidRPr="00AB648D">
              <w:rPr>
                <w:rFonts w:asciiTheme="minorHAnsi" w:hAnsiTheme="minorHAnsi" w:cs="Calibri"/>
                <w:b/>
                <w:bCs/>
                <w:sz w:val="20"/>
                <w:szCs w:val="20"/>
                <w:lang w:val="en-US"/>
              </w:rPr>
              <w:t>Cymene&lt;para-&gt;</w:t>
            </w:r>
            <w:r w:rsidRPr="00AB648D">
              <w:rPr>
                <w:rFonts w:asciiTheme="minorHAnsi" w:hAnsiTheme="minorHAnsi" w:cs="Calibri"/>
                <w:sz w:val="20"/>
                <w:szCs w:val="20"/>
                <w:lang w:val="en-US"/>
              </w:rPr>
              <w:t xml:space="preserve"> position 2</w:t>
            </w:r>
          </w:p>
        </w:tc>
      </w:tr>
      <w:tr w:rsidR="00853128" w:rsidRPr="00AB648D" w14:paraId="541B376C" w14:textId="77777777" w:rsidTr="008531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8" w:type="dxa"/>
          </w:tcPr>
          <w:p w14:paraId="748F6390" w14:textId="6AD2808C" w:rsidR="00B9346D" w:rsidRPr="00AB648D" w:rsidRDefault="004115C9" w:rsidP="00B95CB6">
            <w:pPr>
              <w:jc w:val="center"/>
              <w:rPr>
                <w:rFonts w:asciiTheme="minorHAnsi" w:hAnsiTheme="minorHAnsi" w:cs="Calibri"/>
                <w:b w:val="0"/>
                <w:bCs w:val="0"/>
                <w:sz w:val="20"/>
                <w:szCs w:val="20"/>
                <w:lang w:val="en-US"/>
              </w:rPr>
            </w:pPr>
            <w:r w:rsidRPr="00AB648D">
              <w:rPr>
                <w:rFonts w:asciiTheme="minorHAnsi" w:hAnsiTheme="minorHAnsi" w:cs="Calibri"/>
                <w:b w:val="0"/>
                <w:bCs w:val="0"/>
                <w:sz w:val="20"/>
                <w:szCs w:val="20"/>
                <w:lang w:val="en-US"/>
              </w:rPr>
              <w:t>5-methyl-2-propan-2-ylidenecyclohexan-1-one (Pulegone)</w:t>
            </w:r>
          </w:p>
        </w:tc>
        <w:tc>
          <w:tcPr>
            <w:tcW w:w="1097" w:type="dxa"/>
          </w:tcPr>
          <w:p w14:paraId="3BEB806D" w14:textId="4C9042AF" w:rsidR="00B9346D" w:rsidRPr="00AB648D" w:rsidRDefault="004115C9" w:rsidP="00B95C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0"/>
                <w:szCs w:val="20"/>
                <w:lang w:val="en-US"/>
              </w:rPr>
            </w:pPr>
            <w:r w:rsidRPr="00AB648D">
              <w:rPr>
                <w:rFonts w:asciiTheme="minorHAnsi" w:hAnsiTheme="minorHAnsi" w:cs="Calibri"/>
                <w:sz w:val="20"/>
                <w:szCs w:val="20"/>
                <w:lang w:val="en-US"/>
              </w:rPr>
              <w:t>Peach</w:t>
            </w:r>
          </w:p>
        </w:tc>
        <w:tc>
          <w:tcPr>
            <w:tcW w:w="96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  <w:right w:val="single" w:sz="4" w:space="0" w:color="auto"/>
            </w:tcBorders>
          </w:tcPr>
          <w:p w14:paraId="54AAABD7" w14:textId="7BF4979B" w:rsidR="00B9346D" w:rsidRPr="00AB648D" w:rsidRDefault="00012E0C" w:rsidP="00B95C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0"/>
                <w:szCs w:val="20"/>
                <w:lang w:val="en-US"/>
              </w:rPr>
            </w:pPr>
            <w:r w:rsidRPr="00AB648D">
              <w:rPr>
                <w:rFonts w:asciiTheme="minorHAnsi" w:hAnsiTheme="minorHAnsi" w:cs="Calibri"/>
                <w:sz w:val="20"/>
                <w:szCs w:val="20"/>
                <w:lang w:val="en-US"/>
              </w:rPr>
              <w:t>1212</w:t>
            </w:r>
          </w:p>
        </w:tc>
        <w:tc>
          <w:tcPr>
            <w:tcW w:w="1206" w:type="dxa"/>
            <w:tcBorders>
              <w:left w:val="single" w:sz="4" w:space="0" w:color="auto"/>
            </w:tcBorders>
          </w:tcPr>
          <w:p w14:paraId="328F3391" w14:textId="214E44F5" w:rsidR="00B9346D" w:rsidRPr="00AB648D" w:rsidRDefault="00012E0C" w:rsidP="00B95C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0"/>
                <w:szCs w:val="20"/>
                <w:lang w:val="en-US"/>
              </w:rPr>
            </w:pPr>
            <w:r w:rsidRPr="00AB648D">
              <w:rPr>
                <w:rFonts w:asciiTheme="minorHAnsi" w:hAnsiTheme="minorHAnsi" w:cs="Calibri"/>
                <w:sz w:val="20"/>
                <w:szCs w:val="20"/>
                <w:lang w:val="en-US"/>
              </w:rPr>
              <w:t>1183.93, 3.45</w:t>
            </w:r>
          </w:p>
        </w:tc>
        <w:tc>
          <w:tcPr>
            <w:tcW w:w="2224" w:type="dxa"/>
          </w:tcPr>
          <w:p w14:paraId="6AE00F44" w14:textId="77777777" w:rsidR="001174AB" w:rsidRPr="00AB648D" w:rsidRDefault="001174AB" w:rsidP="00B95C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b/>
                <w:bCs/>
                <w:sz w:val="20"/>
                <w:szCs w:val="20"/>
                <w:lang w:val="en-US"/>
              </w:rPr>
            </w:pPr>
            <w:r w:rsidRPr="00AB648D">
              <w:rPr>
                <w:rFonts w:asciiTheme="minorHAnsi" w:hAnsiTheme="minorHAnsi" w:cs="Calibri"/>
                <w:b/>
                <w:bCs/>
                <w:sz w:val="20"/>
                <w:szCs w:val="20"/>
                <w:lang w:val="en-US"/>
              </w:rPr>
              <w:t>Pulegone</w:t>
            </w:r>
          </w:p>
          <w:p w14:paraId="3ABA210F" w14:textId="77777777" w:rsidR="00B9346D" w:rsidRPr="00AB648D" w:rsidRDefault="00B9346D" w:rsidP="00B95C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958" w:type="dxa"/>
          </w:tcPr>
          <w:p w14:paraId="11931F0F" w14:textId="77777777" w:rsidR="00B9346D" w:rsidRPr="00AB648D" w:rsidRDefault="00B9346D" w:rsidP="00B95C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0"/>
                <w:szCs w:val="20"/>
                <w:lang w:val="en-US"/>
              </w:rPr>
            </w:pPr>
          </w:p>
        </w:tc>
      </w:tr>
      <w:tr w:rsidR="00853128" w:rsidRPr="00AB648D" w14:paraId="31A0C686" w14:textId="77777777" w:rsidTr="008531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8" w:type="dxa"/>
          </w:tcPr>
          <w:p w14:paraId="6E893F4F" w14:textId="138ADE85" w:rsidR="00B9346D" w:rsidRPr="00CA3972" w:rsidRDefault="004115C9" w:rsidP="00B95CB6">
            <w:pPr>
              <w:jc w:val="center"/>
              <w:rPr>
                <w:rFonts w:asciiTheme="minorHAnsi" w:hAnsiTheme="minorHAnsi" w:cs="Calibri"/>
                <w:b w:val="0"/>
                <w:bCs w:val="0"/>
                <w:sz w:val="20"/>
                <w:szCs w:val="20"/>
                <w:lang w:val="nl-NL"/>
              </w:rPr>
            </w:pPr>
            <w:r w:rsidRPr="00CA3972">
              <w:rPr>
                <w:rFonts w:asciiTheme="minorHAnsi" w:hAnsiTheme="minorHAnsi" w:cs="Calibri"/>
                <w:sz w:val="20"/>
                <w:szCs w:val="20"/>
                <w:lang w:val="nl-NL"/>
              </w:rPr>
              <w:t>2-methyl-5-prop-1-en-2-ylcyclohex-2-en-1-one (Carvone)</w:t>
            </w:r>
          </w:p>
        </w:tc>
        <w:tc>
          <w:tcPr>
            <w:tcW w:w="1097" w:type="dxa"/>
          </w:tcPr>
          <w:p w14:paraId="224E9A6F" w14:textId="3B9F0CE1" w:rsidR="00B9346D" w:rsidRPr="00AB648D" w:rsidRDefault="004115C9" w:rsidP="00B95C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sz w:val="20"/>
                <w:szCs w:val="20"/>
                <w:lang w:val="en-US"/>
              </w:rPr>
            </w:pPr>
            <w:r w:rsidRPr="00AB648D">
              <w:rPr>
                <w:rFonts w:asciiTheme="minorHAnsi" w:hAnsiTheme="minorHAnsi" w:cs="Calibri"/>
                <w:sz w:val="20"/>
                <w:szCs w:val="20"/>
                <w:lang w:val="en-US"/>
              </w:rPr>
              <w:t>Peach</w:t>
            </w:r>
          </w:p>
        </w:tc>
        <w:tc>
          <w:tcPr>
            <w:tcW w:w="963" w:type="dxa"/>
            <w:tcBorders>
              <w:right w:val="single" w:sz="4" w:space="0" w:color="auto"/>
            </w:tcBorders>
          </w:tcPr>
          <w:p w14:paraId="3C875AFB" w14:textId="68967D05" w:rsidR="00B9346D" w:rsidRPr="00AB648D" w:rsidRDefault="00012E0C" w:rsidP="00B95C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sz w:val="20"/>
                <w:szCs w:val="20"/>
                <w:lang w:val="en-US"/>
              </w:rPr>
            </w:pPr>
            <w:r w:rsidRPr="00AB648D">
              <w:rPr>
                <w:rFonts w:asciiTheme="minorHAnsi" w:hAnsiTheme="minorHAnsi" w:cs="Calibri"/>
                <w:sz w:val="20"/>
                <w:szCs w:val="20"/>
                <w:lang w:val="en-US"/>
              </w:rPr>
              <w:t>1219</w:t>
            </w:r>
          </w:p>
        </w:tc>
        <w:tc>
          <w:tcPr>
            <w:tcW w:w="1206" w:type="dxa"/>
            <w:tcBorders>
              <w:left w:val="single" w:sz="4" w:space="0" w:color="auto"/>
            </w:tcBorders>
          </w:tcPr>
          <w:p w14:paraId="2FBA340A" w14:textId="50AA4B76" w:rsidR="00B9346D" w:rsidRPr="00AB648D" w:rsidRDefault="00012E0C" w:rsidP="00B95C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sz w:val="20"/>
                <w:szCs w:val="20"/>
                <w:lang w:val="en-US"/>
              </w:rPr>
            </w:pPr>
            <w:r w:rsidRPr="00AB648D">
              <w:rPr>
                <w:rFonts w:asciiTheme="minorHAnsi" w:hAnsiTheme="minorHAnsi" w:cs="Calibri"/>
                <w:sz w:val="20"/>
                <w:szCs w:val="20"/>
                <w:lang w:val="en-US"/>
              </w:rPr>
              <w:t>1189.93, 3.6</w:t>
            </w:r>
          </w:p>
        </w:tc>
        <w:tc>
          <w:tcPr>
            <w:tcW w:w="2224" w:type="dxa"/>
          </w:tcPr>
          <w:p w14:paraId="08E86309" w14:textId="77777777" w:rsidR="001174AB" w:rsidRPr="00AB648D" w:rsidRDefault="001174AB" w:rsidP="00B95C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b/>
                <w:bCs/>
                <w:sz w:val="20"/>
                <w:szCs w:val="20"/>
                <w:lang w:val="en-US"/>
              </w:rPr>
            </w:pPr>
            <w:r w:rsidRPr="00AB648D">
              <w:rPr>
                <w:rFonts w:asciiTheme="minorHAnsi" w:hAnsiTheme="minorHAnsi" w:cs="Calibri"/>
                <w:b/>
                <w:bCs/>
                <w:sz w:val="20"/>
                <w:szCs w:val="20"/>
                <w:lang w:val="en-US"/>
              </w:rPr>
              <w:t>Carvone</w:t>
            </w:r>
          </w:p>
          <w:p w14:paraId="156B29D8" w14:textId="77777777" w:rsidR="00B9346D" w:rsidRPr="00AB648D" w:rsidRDefault="00B9346D" w:rsidP="00B95C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958" w:type="dxa"/>
          </w:tcPr>
          <w:p w14:paraId="4B30FE83" w14:textId="77777777" w:rsidR="00B9346D" w:rsidRPr="00AB648D" w:rsidRDefault="00B9346D" w:rsidP="00B95C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sz w:val="20"/>
                <w:szCs w:val="20"/>
                <w:lang w:val="en-US"/>
              </w:rPr>
            </w:pPr>
          </w:p>
        </w:tc>
      </w:tr>
      <w:tr w:rsidR="001174AB" w:rsidRPr="00AB648D" w14:paraId="58D2D71D" w14:textId="77777777" w:rsidTr="008531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8" w:type="dxa"/>
          </w:tcPr>
          <w:p w14:paraId="444C4FF8" w14:textId="26736826" w:rsidR="001174AB" w:rsidRPr="00AB648D" w:rsidRDefault="008F543C" w:rsidP="00B95CB6">
            <w:pPr>
              <w:jc w:val="center"/>
              <w:rPr>
                <w:rFonts w:asciiTheme="minorHAnsi" w:hAnsiTheme="minorHAnsi" w:cs="Calibri"/>
                <w:b w:val="0"/>
                <w:bCs w:val="0"/>
                <w:sz w:val="20"/>
                <w:szCs w:val="20"/>
                <w:lang w:val="en-US"/>
              </w:rPr>
            </w:pPr>
            <w:r w:rsidRPr="00AB648D">
              <w:rPr>
                <w:rFonts w:asciiTheme="minorHAnsi" w:hAnsiTheme="minorHAnsi" w:cs="Calibri"/>
                <w:b w:val="0"/>
                <w:bCs w:val="0"/>
                <w:sz w:val="20"/>
                <w:szCs w:val="20"/>
                <w:lang w:val="en-US"/>
              </w:rPr>
              <w:t>4-methoxybenzaldehyde (Para-anisaldehyde)</w:t>
            </w:r>
          </w:p>
        </w:tc>
        <w:tc>
          <w:tcPr>
            <w:tcW w:w="1097" w:type="dxa"/>
          </w:tcPr>
          <w:p w14:paraId="3EA4B8A8" w14:textId="2E067FD8" w:rsidR="001174AB" w:rsidRPr="00AB648D" w:rsidRDefault="007531B4" w:rsidP="00B95C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0"/>
                <w:szCs w:val="20"/>
                <w:lang w:val="en-US"/>
              </w:rPr>
            </w:pPr>
            <w:r w:rsidRPr="00AB648D">
              <w:rPr>
                <w:rFonts w:asciiTheme="minorHAnsi" w:hAnsiTheme="minorHAnsi" w:cs="Calibri"/>
                <w:sz w:val="20"/>
                <w:szCs w:val="20"/>
                <w:lang w:val="en-US"/>
              </w:rPr>
              <w:t>Cherry</w:t>
            </w:r>
          </w:p>
        </w:tc>
        <w:tc>
          <w:tcPr>
            <w:tcW w:w="96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  <w:right w:val="single" w:sz="4" w:space="0" w:color="auto"/>
            </w:tcBorders>
          </w:tcPr>
          <w:p w14:paraId="504CDD85" w14:textId="703F7C3E" w:rsidR="001174AB" w:rsidRPr="00AB648D" w:rsidRDefault="00451CC6" w:rsidP="00B95C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0"/>
                <w:szCs w:val="20"/>
                <w:lang w:val="en-US"/>
              </w:rPr>
            </w:pPr>
            <w:r w:rsidRPr="00AB648D">
              <w:rPr>
                <w:rFonts w:asciiTheme="minorHAnsi" w:hAnsiTheme="minorHAnsi" w:cs="Calibri"/>
                <w:sz w:val="20"/>
                <w:szCs w:val="20"/>
                <w:lang w:val="en-US"/>
              </w:rPr>
              <w:t>1265</w:t>
            </w:r>
          </w:p>
        </w:tc>
        <w:tc>
          <w:tcPr>
            <w:tcW w:w="1206" w:type="dxa"/>
            <w:tcBorders>
              <w:left w:val="single" w:sz="4" w:space="0" w:color="auto"/>
            </w:tcBorders>
          </w:tcPr>
          <w:p w14:paraId="2FDB2503" w14:textId="4020FFE8" w:rsidR="001174AB" w:rsidRPr="00AB648D" w:rsidRDefault="00451CC6" w:rsidP="00B95C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0"/>
                <w:szCs w:val="20"/>
                <w:lang w:val="en-US"/>
              </w:rPr>
            </w:pPr>
            <w:r w:rsidRPr="00AB648D">
              <w:rPr>
                <w:rFonts w:asciiTheme="minorHAnsi" w:hAnsiTheme="minorHAnsi" w:cs="Calibri"/>
                <w:sz w:val="20"/>
                <w:szCs w:val="20"/>
                <w:lang w:val="en-US"/>
              </w:rPr>
              <w:t>1207.93, 4.69</w:t>
            </w:r>
          </w:p>
        </w:tc>
        <w:tc>
          <w:tcPr>
            <w:tcW w:w="2224" w:type="dxa"/>
          </w:tcPr>
          <w:p w14:paraId="0527BAF0" w14:textId="1142D158" w:rsidR="001174AB" w:rsidRPr="00AB648D" w:rsidRDefault="003C6B23" w:rsidP="00B95C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0"/>
                <w:szCs w:val="20"/>
                <w:lang w:val="en-US"/>
              </w:rPr>
            </w:pPr>
            <w:r w:rsidRPr="00AB648D">
              <w:rPr>
                <w:rFonts w:asciiTheme="minorHAnsi" w:hAnsiTheme="minorHAnsi" w:cs="Calibri"/>
                <w:sz w:val="20"/>
                <w:szCs w:val="20"/>
                <w:lang w:val="en-US"/>
              </w:rPr>
              <w:t>No</w:t>
            </w:r>
            <w:r w:rsidR="00DA374C" w:rsidRPr="00AB648D">
              <w:rPr>
                <w:rFonts w:asciiTheme="minorHAnsi" w:hAnsiTheme="minorHAnsi" w:cs="Calibri"/>
                <w:sz w:val="20"/>
                <w:szCs w:val="20"/>
                <w:lang w:val="en-US"/>
              </w:rPr>
              <w:t>t</w:t>
            </w:r>
            <w:r w:rsidR="00CA3406" w:rsidRPr="00AB648D">
              <w:rPr>
                <w:rFonts w:asciiTheme="minorHAnsi" w:hAnsiTheme="minorHAnsi" w:cs="Calibri"/>
                <w:sz w:val="20"/>
                <w:szCs w:val="20"/>
                <w:lang w:val="en-US"/>
              </w:rPr>
              <w:t xml:space="preserve"> found</w:t>
            </w:r>
          </w:p>
        </w:tc>
        <w:tc>
          <w:tcPr>
            <w:tcW w:w="1958" w:type="dxa"/>
          </w:tcPr>
          <w:p w14:paraId="603B2A4E" w14:textId="77777777" w:rsidR="001174AB" w:rsidRPr="00AB648D" w:rsidRDefault="001174AB" w:rsidP="00B95C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0"/>
                <w:szCs w:val="20"/>
                <w:lang w:val="en-US"/>
              </w:rPr>
            </w:pPr>
          </w:p>
        </w:tc>
      </w:tr>
      <w:tr w:rsidR="001174AB" w:rsidRPr="00AB648D" w14:paraId="297EE05F" w14:textId="77777777" w:rsidTr="008531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8" w:type="dxa"/>
          </w:tcPr>
          <w:p w14:paraId="4AAD6EDF" w14:textId="59CC3FD0" w:rsidR="001174AB" w:rsidRPr="00AB648D" w:rsidRDefault="00451CC6" w:rsidP="00B95CB6">
            <w:pPr>
              <w:jc w:val="center"/>
              <w:rPr>
                <w:rFonts w:asciiTheme="minorHAnsi" w:hAnsiTheme="minorHAnsi" w:cs="Calibri"/>
                <w:b w:val="0"/>
                <w:bCs w:val="0"/>
                <w:sz w:val="20"/>
                <w:szCs w:val="20"/>
                <w:lang w:val="en-US"/>
              </w:rPr>
            </w:pPr>
            <w:r w:rsidRPr="00AB648D">
              <w:rPr>
                <w:rFonts w:asciiTheme="minorHAnsi" w:hAnsiTheme="minorHAnsi" w:cs="Calibri"/>
                <w:b w:val="0"/>
                <w:bCs w:val="0"/>
                <w:sz w:val="20"/>
                <w:szCs w:val="20"/>
                <w:lang w:val="en-US"/>
              </w:rPr>
              <w:t>(E)-3-phenylprop-2-enal (Trans-cinnamaldehyde)</w:t>
            </w:r>
          </w:p>
        </w:tc>
        <w:tc>
          <w:tcPr>
            <w:tcW w:w="1097" w:type="dxa"/>
          </w:tcPr>
          <w:p w14:paraId="7A833334" w14:textId="21360D09" w:rsidR="001174AB" w:rsidRPr="00AB648D" w:rsidRDefault="00451CC6" w:rsidP="00B95C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sz w:val="20"/>
                <w:szCs w:val="20"/>
                <w:lang w:val="en-US"/>
              </w:rPr>
            </w:pPr>
            <w:r w:rsidRPr="00AB648D">
              <w:rPr>
                <w:rFonts w:asciiTheme="minorHAnsi" w:hAnsiTheme="minorHAnsi" w:cs="Calibri"/>
                <w:sz w:val="20"/>
                <w:szCs w:val="20"/>
                <w:lang w:val="en-US"/>
              </w:rPr>
              <w:t>Cherry</w:t>
            </w:r>
          </w:p>
        </w:tc>
        <w:tc>
          <w:tcPr>
            <w:tcW w:w="963" w:type="dxa"/>
            <w:tcBorders>
              <w:right w:val="single" w:sz="4" w:space="0" w:color="auto"/>
            </w:tcBorders>
          </w:tcPr>
          <w:p w14:paraId="16505C10" w14:textId="5159410A" w:rsidR="001174AB" w:rsidRPr="00AB648D" w:rsidRDefault="00451CC6" w:rsidP="00B95C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sz w:val="20"/>
                <w:szCs w:val="20"/>
                <w:lang w:val="en-US"/>
              </w:rPr>
            </w:pPr>
            <w:r w:rsidRPr="00AB648D">
              <w:rPr>
                <w:rFonts w:asciiTheme="minorHAnsi" w:hAnsiTheme="minorHAnsi" w:cs="Calibri"/>
                <w:sz w:val="20"/>
                <w:szCs w:val="20"/>
                <w:lang w:val="en-US"/>
              </w:rPr>
              <w:t>1283</w:t>
            </w:r>
          </w:p>
        </w:tc>
        <w:tc>
          <w:tcPr>
            <w:tcW w:w="1206" w:type="dxa"/>
            <w:tcBorders>
              <w:left w:val="single" w:sz="4" w:space="0" w:color="auto"/>
            </w:tcBorders>
          </w:tcPr>
          <w:p w14:paraId="23E88331" w14:textId="07BF8DA3" w:rsidR="001174AB" w:rsidRPr="00AB648D" w:rsidRDefault="00451CC6" w:rsidP="00B95C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sz w:val="20"/>
                <w:szCs w:val="20"/>
                <w:lang w:val="en-US"/>
              </w:rPr>
            </w:pPr>
            <w:r w:rsidRPr="00AB648D">
              <w:rPr>
                <w:rFonts w:asciiTheme="minorHAnsi" w:hAnsiTheme="minorHAnsi" w:cs="Calibri"/>
                <w:sz w:val="20"/>
                <w:szCs w:val="20"/>
                <w:lang w:val="en-US"/>
              </w:rPr>
              <w:t xml:space="preserve">1237.93, </w:t>
            </w:r>
            <w:r w:rsidR="003C6B23" w:rsidRPr="00AB648D">
              <w:rPr>
                <w:rFonts w:asciiTheme="minorHAnsi" w:hAnsiTheme="minorHAnsi" w:cs="Calibri"/>
                <w:sz w:val="20"/>
                <w:szCs w:val="20"/>
                <w:lang w:val="en-US"/>
              </w:rPr>
              <w:t>1.58</w:t>
            </w:r>
          </w:p>
        </w:tc>
        <w:tc>
          <w:tcPr>
            <w:tcW w:w="2224" w:type="dxa"/>
          </w:tcPr>
          <w:p w14:paraId="29FDBD2D" w14:textId="2641F4FE" w:rsidR="001174AB" w:rsidRPr="00AB648D" w:rsidRDefault="003C6B23" w:rsidP="00B95C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b/>
                <w:bCs/>
                <w:sz w:val="20"/>
                <w:szCs w:val="20"/>
                <w:lang w:val="en-US"/>
              </w:rPr>
            </w:pPr>
            <w:r w:rsidRPr="00AB648D">
              <w:rPr>
                <w:rFonts w:asciiTheme="minorHAnsi" w:hAnsiTheme="minorHAnsi" w:cs="Calibri"/>
                <w:b/>
                <w:bCs/>
                <w:sz w:val="20"/>
                <w:szCs w:val="20"/>
                <w:lang w:val="en-US"/>
              </w:rPr>
              <w:t>Cinnamaldehyde&lt;E-&gt;</w:t>
            </w:r>
          </w:p>
        </w:tc>
        <w:tc>
          <w:tcPr>
            <w:tcW w:w="1958" w:type="dxa"/>
          </w:tcPr>
          <w:p w14:paraId="064F410A" w14:textId="77777777" w:rsidR="001174AB" w:rsidRPr="00AB648D" w:rsidRDefault="001174AB" w:rsidP="00B95C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sz w:val="20"/>
                <w:szCs w:val="20"/>
                <w:lang w:val="en-US"/>
              </w:rPr>
            </w:pPr>
          </w:p>
        </w:tc>
      </w:tr>
      <w:tr w:rsidR="00796A55" w:rsidRPr="00AB648D" w14:paraId="7A74CA8E" w14:textId="77777777" w:rsidTr="008531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8" w:type="dxa"/>
          </w:tcPr>
          <w:p w14:paraId="0DD97805" w14:textId="0413828E" w:rsidR="00796A55" w:rsidRPr="00AB648D" w:rsidRDefault="00796A55" w:rsidP="00B95CB6">
            <w:pPr>
              <w:jc w:val="center"/>
              <w:rPr>
                <w:rFonts w:asciiTheme="minorHAnsi" w:hAnsiTheme="minorHAnsi" w:cs="Calibri"/>
                <w:b w:val="0"/>
                <w:bCs w:val="0"/>
                <w:sz w:val="20"/>
                <w:szCs w:val="20"/>
                <w:lang w:val="en-US"/>
              </w:rPr>
            </w:pPr>
            <w:r w:rsidRPr="00AB648D">
              <w:rPr>
                <w:rFonts w:asciiTheme="minorHAnsi" w:hAnsiTheme="minorHAnsi" w:cs="Calibri"/>
                <w:b w:val="0"/>
                <w:bCs w:val="0"/>
                <w:sz w:val="20"/>
                <w:szCs w:val="20"/>
                <w:lang w:val="en-US"/>
              </w:rPr>
              <w:t>Methyl (E)-3-phenylprop-2-enoate (Methyl trans-cinnamate)</w:t>
            </w:r>
          </w:p>
        </w:tc>
        <w:tc>
          <w:tcPr>
            <w:tcW w:w="1097" w:type="dxa"/>
          </w:tcPr>
          <w:p w14:paraId="6ADE1029" w14:textId="7B843702" w:rsidR="00796A55" w:rsidRPr="00AB648D" w:rsidRDefault="00796A55" w:rsidP="00B95C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0"/>
                <w:szCs w:val="20"/>
                <w:lang w:val="en-US"/>
              </w:rPr>
            </w:pPr>
            <w:r w:rsidRPr="00AB648D">
              <w:rPr>
                <w:rFonts w:asciiTheme="minorHAnsi" w:hAnsiTheme="minorHAnsi" w:cs="Calibri"/>
                <w:sz w:val="20"/>
                <w:szCs w:val="20"/>
                <w:lang w:val="en-US"/>
              </w:rPr>
              <w:t>Berry</w:t>
            </w:r>
          </w:p>
        </w:tc>
        <w:tc>
          <w:tcPr>
            <w:tcW w:w="96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  <w:right w:val="single" w:sz="4" w:space="0" w:color="auto"/>
            </w:tcBorders>
          </w:tcPr>
          <w:p w14:paraId="641EE583" w14:textId="1A3F3520" w:rsidR="00796A55" w:rsidRPr="00AB648D" w:rsidRDefault="00796A55" w:rsidP="00B95C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0"/>
                <w:szCs w:val="20"/>
                <w:lang w:val="en-US"/>
              </w:rPr>
            </w:pPr>
            <w:r w:rsidRPr="00AB648D">
              <w:rPr>
                <w:rFonts w:asciiTheme="minorHAnsi" w:hAnsiTheme="minorHAnsi" w:cs="Calibri"/>
                <w:sz w:val="20"/>
                <w:szCs w:val="20"/>
                <w:lang w:val="en-US"/>
              </w:rPr>
              <w:t>1394</w:t>
            </w:r>
          </w:p>
        </w:tc>
        <w:tc>
          <w:tcPr>
            <w:tcW w:w="1206" w:type="dxa"/>
            <w:tcBorders>
              <w:left w:val="single" w:sz="4" w:space="0" w:color="auto"/>
            </w:tcBorders>
          </w:tcPr>
          <w:p w14:paraId="1057ACBB" w14:textId="58D8D088" w:rsidR="00796A55" w:rsidRPr="00AB648D" w:rsidRDefault="00796A55" w:rsidP="00B95C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0"/>
                <w:szCs w:val="20"/>
                <w:lang w:val="en-US"/>
              </w:rPr>
            </w:pPr>
            <w:r w:rsidRPr="00AB648D">
              <w:rPr>
                <w:rFonts w:asciiTheme="minorHAnsi" w:hAnsiTheme="minorHAnsi" w:cs="Calibri"/>
                <w:sz w:val="20"/>
                <w:szCs w:val="20"/>
                <w:lang w:val="en-US"/>
              </w:rPr>
              <w:t>1418.9, 2.98</w:t>
            </w:r>
          </w:p>
        </w:tc>
        <w:tc>
          <w:tcPr>
            <w:tcW w:w="2224" w:type="dxa"/>
          </w:tcPr>
          <w:p w14:paraId="0E8A491E" w14:textId="10C4D656" w:rsidR="00796A55" w:rsidRPr="00AB648D" w:rsidRDefault="00796A55" w:rsidP="00B95C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b/>
                <w:bCs/>
                <w:sz w:val="20"/>
                <w:szCs w:val="20"/>
                <w:lang w:val="en-US"/>
              </w:rPr>
            </w:pPr>
            <w:r w:rsidRPr="00AB648D">
              <w:rPr>
                <w:rFonts w:asciiTheme="minorHAnsi" w:hAnsiTheme="minorHAnsi" w:cs="Calibri"/>
                <w:b/>
                <w:bCs/>
                <w:sz w:val="20"/>
                <w:szCs w:val="20"/>
                <w:lang w:val="en-US"/>
              </w:rPr>
              <w:t>Methyl cinnamate&lt;Z-&gt;</w:t>
            </w:r>
          </w:p>
        </w:tc>
        <w:tc>
          <w:tcPr>
            <w:tcW w:w="1958" w:type="dxa"/>
          </w:tcPr>
          <w:p w14:paraId="6A23CCCD" w14:textId="77777777" w:rsidR="00796A55" w:rsidRPr="00AB648D" w:rsidRDefault="00796A55" w:rsidP="00B95C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0"/>
                <w:szCs w:val="20"/>
                <w:lang w:val="en-US"/>
              </w:rPr>
            </w:pPr>
          </w:p>
        </w:tc>
      </w:tr>
      <w:tr w:rsidR="00796A55" w:rsidRPr="00AB648D" w14:paraId="0972DEBD" w14:textId="77777777" w:rsidTr="008531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8" w:type="dxa"/>
          </w:tcPr>
          <w:p w14:paraId="3869EC41" w14:textId="04B21812" w:rsidR="00796A55" w:rsidRPr="00AB648D" w:rsidRDefault="00796A55" w:rsidP="00B95CB6">
            <w:pPr>
              <w:jc w:val="center"/>
              <w:rPr>
                <w:rFonts w:asciiTheme="minorHAnsi" w:hAnsiTheme="minorHAnsi" w:cs="Calibri"/>
                <w:b w:val="0"/>
                <w:bCs w:val="0"/>
                <w:sz w:val="20"/>
                <w:szCs w:val="20"/>
                <w:lang w:val="en-US"/>
              </w:rPr>
            </w:pPr>
            <w:r w:rsidRPr="00AB648D">
              <w:rPr>
                <w:rFonts w:asciiTheme="minorHAnsi" w:hAnsiTheme="minorHAnsi" w:cs="Calibri"/>
                <w:b w:val="0"/>
                <w:bCs w:val="0"/>
                <w:sz w:val="20"/>
                <w:szCs w:val="20"/>
                <w:lang w:val="en-US"/>
              </w:rPr>
              <w:t>Benzyl butanoate</w:t>
            </w:r>
          </w:p>
        </w:tc>
        <w:tc>
          <w:tcPr>
            <w:tcW w:w="1097" w:type="dxa"/>
          </w:tcPr>
          <w:p w14:paraId="52995194" w14:textId="620E523E" w:rsidR="00796A55" w:rsidRPr="00AB648D" w:rsidRDefault="00796A55" w:rsidP="00B95C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sz w:val="20"/>
                <w:szCs w:val="20"/>
                <w:lang w:val="en-US"/>
              </w:rPr>
            </w:pPr>
            <w:r w:rsidRPr="00AB648D">
              <w:rPr>
                <w:rFonts w:asciiTheme="minorHAnsi" w:hAnsiTheme="minorHAnsi" w:cs="Calibri"/>
                <w:sz w:val="20"/>
                <w:szCs w:val="20"/>
                <w:lang w:val="en-US"/>
              </w:rPr>
              <w:t>Banana</w:t>
            </w:r>
          </w:p>
        </w:tc>
        <w:tc>
          <w:tcPr>
            <w:tcW w:w="963" w:type="dxa"/>
            <w:tcBorders>
              <w:right w:val="single" w:sz="4" w:space="0" w:color="auto"/>
            </w:tcBorders>
          </w:tcPr>
          <w:p w14:paraId="5EDB7E0B" w14:textId="7040111C" w:rsidR="00796A55" w:rsidRPr="00AB648D" w:rsidRDefault="00796A55" w:rsidP="00B95C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sz w:val="20"/>
                <w:szCs w:val="20"/>
                <w:lang w:val="en-US"/>
              </w:rPr>
            </w:pPr>
            <w:r w:rsidRPr="00AB648D">
              <w:rPr>
                <w:rFonts w:asciiTheme="minorHAnsi" w:hAnsiTheme="minorHAnsi" w:cs="Calibri"/>
                <w:sz w:val="20"/>
                <w:szCs w:val="20"/>
                <w:lang w:val="en-US"/>
              </w:rPr>
              <w:t>1356</w:t>
            </w:r>
          </w:p>
        </w:tc>
        <w:tc>
          <w:tcPr>
            <w:tcW w:w="1206" w:type="dxa"/>
            <w:tcBorders>
              <w:left w:val="single" w:sz="4" w:space="0" w:color="auto"/>
            </w:tcBorders>
          </w:tcPr>
          <w:p w14:paraId="257F5FB0" w14:textId="4FAB8BA7" w:rsidR="00796A55" w:rsidRPr="00AB648D" w:rsidRDefault="0038237C" w:rsidP="00B95C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sz w:val="20"/>
                <w:szCs w:val="20"/>
                <w:lang w:val="en-US"/>
              </w:rPr>
            </w:pPr>
            <w:r w:rsidRPr="00AB648D">
              <w:rPr>
                <w:rFonts w:asciiTheme="minorHAnsi" w:hAnsiTheme="minorHAnsi" w:cs="Calibri"/>
                <w:sz w:val="20"/>
                <w:szCs w:val="20"/>
                <w:lang w:val="en-US"/>
              </w:rPr>
              <w:t>1357.92, 3.55</w:t>
            </w:r>
          </w:p>
        </w:tc>
        <w:tc>
          <w:tcPr>
            <w:tcW w:w="2224" w:type="dxa"/>
          </w:tcPr>
          <w:p w14:paraId="2286A7CC" w14:textId="04E8696C" w:rsidR="00796A55" w:rsidRPr="00AB648D" w:rsidRDefault="0038237C" w:rsidP="00B95C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b/>
                <w:bCs/>
                <w:sz w:val="20"/>
                <w:szCs w:val="20"/>
                <w:lang w:val="en-US"/>
              </w:rPr>
            </w:pPr>
            <w:r w:rsidRPr="00AB648D">
              <w:rPr>
                <w:rFonts w:asciiTheme="minorHAnsi" w:hAnsiTheme="minorHAnsi" w:cs="Calibri"/>
                <w:b/>
                <w:bCs/>
                <w:sz w:val="20"/>
                <w:szCs w:val="20"/>
                <w:lang w:val="en-US"/>
              </w:rPr>
              <w:t>Benzyl butanoate</w:t>
            </w:r>
          </w:p>
        </w:tc>
        <w:tc>
          <w:tcPr>
            <w:tcW w:w="1958" w:type="dxa"/>
          </w:tcPr>
          <w:p w14:paraId="22E0142E" w14:textId="77777777" w:rsidR="00796A55" w:rsidRPr="00AB648D" w:rsidRDefault="00796A55" w:rsidP="00B95C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sz w:val="20"/>
                <w:szCs w:val="20"/>
                <w:lang w:val="en-US"/>
              </w:rPr>
            </w:pPr>
          </w:p>
        </w:tc>
      </w:tr>
      <w:tr w:rsidR="0038237C" w:rsidRPr="00AB648D" w14:paraId="5B01E321" w14:textId="77777777" w:rsidTr="008531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8" w:type="dxa"/>
          </w:tcPr>
          <w:p w14:paraId="40AA6E9F" w14:textId="433711FF" w:rsidR="0038237C" w:rsidRPr="00AB648D" w:rsidRDefault="0038237C" w:rsidP="00B95CB6">
            <w:pPr>
              <w:jc w:val="center"/>
              <w:rPr>
                <w:rFonts w:asciiTheme="minorHAnsi" w:hAnsiTheme="minorHAnsi" w:cs="Calibri"/>
                <w:b w:val="0"/>
                <w:bCs w:val="0"/>
                <w:sz w:val="20"/>
                <w:szCs w:val="20"/>
                <w:lang w:val="en-US"/>
              </w:rPr>
            </w:pPr>
            <w:r w:rsidRPr="00AB648D">
              <w:rPr>
                <w:rFonts w:asciiTheme="minorHAnsi" w:hAnsiTheme="minorHAnsi" w:cs="Calibri"/>
                <w:b w:val="0"/>
                <w:bCs w:val="0"/>
                <w:sz w:val="20"/>
                <w:szCs w:val="20"/>
                <w:lang w:val="en-US"/>
              </w:rPr>
              <w:lastRenderedPageBreak/>
              <w:t>3,7-dimethyloct-6-enyl acetate (</w:t>
            </w:r>
            <w:proofErr w:type="spellStart"/>
            <w:r w:rsidRPr="00AB648D">
              <w:rPr>
                <w:rFonts w:asciiTheme="minorHAnsi" w:hAnsiTheme="minorHAnsi" w:cs="Calibri"/>
                <w:b w:val="0"/>
                <w:bCs w:val="0"/>
                <w:sz w:val="20"/>
                <w:szCs w:val="20"/>
                <w:lang w:val="en-US"/>
              </w:rPr>
              <w:t>Citronellyl</w:t>
            </w:r>
            <w:proofErr w:type="spellEnd"/>
            <w:r w:rsidRPr="00AB648D">
              <w:rPr>
                <w:rFonts w:asciiTheme="minorHAnsi" w:hAnsiTheme="minorHAnsi" w:cs="Calibri"/>
                <w:b w:val="0"/>
                <w:bCs w:val="0"/>
                <w:sz w:val="20"/>
                <w:szCs w:val="20"/>
                <w:lang w:val="en-US"/>
              </w:rPr>
              <w:t xml:space="preserve"> acetate)</w:t>
            </w:r>
          </w:p>
        </w:tc>
        <w:tc>
          <w:tcPr>
            <w:tcW w:w="1097" w:type="dxa"/>
          </w:tcPr>
          <w:p w14:paraId="656293F0" w14:textId="32BA2FFD" w:rsidR="0038237C" w:rsidRPr="00AB648D" w:rsidRDefault="0038237C" w:rsidP="00B95C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0"/>
                <w:szCs w:val="20"/>
                <w:lang w:val="en-US"/>
              </w:rPr>
            </w:pPr>
            <w:r w:rsidRPr="00AB648D">
              <w:rPr>
                <w:rFonts w:asciiTheme="minorHAnsi" w:hAnsiTheme="minorHAnsi" w:cs="Calibri"/>
                <w:sz w:val="20"/>
                <w:szCs w:val="20"/>
                <w:lang w:val="en-US"/>
              </w:rPr>
              <w:t>Berry</w:t>
            </w:r>
          </w:p>
        </w:tc>
        <w:tc>
          <w:tcPr>
            <w:tcW w:w="96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  <w:right w:val="single" w:sz="4" w:space="0" w:color="auto"/>
            </w:tcBorders>
          </w:tcPr>
          <w:p w14:paraId="11D257A6" w14:textId="2BCFDA46" w:rsidR="0038237C" w:rsidRPr="00AB648D" w:rsidRDefault="0038237C" w:rsidP="00B95C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0"/>
                <w:szCs w:val="20"/>
                <w:lang w:val="en-US"/>
              </w:rPr>
            </w:pPr>
            <w:r w:rsidRPr="00AB648D">
              <w:rPr>
                <w:rFonts w:asciiTheme="minorHAnsi" w:hAnsiTheme="minorHAnsi" w:cs="Calibri"/>
                <w:sz w:val="20"/>
                <w:szCs w:val="20"/>
                <w:lang w:val="en-US"/>
              </w:rPr>
              <w:t>1356</w:t>
            </w:r>
          </w:p>
        </w:tc>
        <w:tc>
          <w:tcPr>
            <w:tcW w:w="1206" w:type="dxa"/>
            <w:tcBorders>
              <w:left w:val="single" w:sz="4" w:space="0" w:color="auto"/>
            </w:tcBorders>
          </w:tcPr>
          <w:p w14:paraId="4D793FA4" w14:textId="2FF1E570" w:rsidR="0038237C" w:rsidRPr="00AB648D" w:rsidRDefault="0038237C" w:rsidP="00B95C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0"/>
                <w:szCs w:val="20"/>
                <w:lang w:val="en-US"/>
              </w:rPr>
            </w:pPr>
            <w:r w:rsidRPr="00AB648D">
              <w:rPr>
                <w:rFonts w:asciiTheme="minorHAnsi" w:hAnsiTheme="minorHAnsi" w:cs="Calibri"/>
                <w:sz w:val="20"/>
                <w:szCs w:val="20"/>
                <w:lang w:val="en-US"/>
              </w:rPr>
              <w:t>1366.11, 3.32</w:t>
            </w:r>
          </w:p>
        </w:tc>
        <w:tc>
          <w:tcPr>
            <w:tcW w:w="2224" w:type="dxa"/>
          </w:tcPr>
          <w:p w14:paraId="3F8B433B" w14:textId="4A05EB03" w:rsidR="0038237C" w:rsidRPr="00AB648D" w:rsidRDefault="00321B49" w:rsidP="00B95C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AB648D">
              <w:rPr>
                <w:rFonts w:asciiTheme="minorHAnsi" w:hAnsiTheme="minorHAnsi" w:cs="Calibri"/>
                <w:b/>
                <w:bCs/>
                <w:sz w:val="20"/>
                <w:szCs w:val="20"/>
                <w:lang w:val="en-US"/>
              </w:rPr>
              <w:t>Citronellyl</w:t>
            </w:r>
            <w:proofErr w:type="spellEnd"/>
            <w:r w:rsidRPr="00AB648D">
              <w:rPr>
                <w:rFonts w:asciiTheme="minorHAnsi" w:hAnsiTheme="minorHAnsi" w:cs="Calibri"/>
                <w:b/>
                <w:bCs/>
                <w:sz w:val="20"/>
                <w:szCs w:val="20"/>
                <w:lang w:val="en-US"/>
              </w:rPr>
              <w:t> acetate</w:t>
            </w:r>
          </w:p>
        </w:tc>
        <w:tc>
          <w:tcPr>
            <w:tcW w:w="1958" w:type="dxa"/>
          </w:tcPr>
          <w:p w14:paraId="5C9F014E" w14:textId="77777777" w:rsidR="0038237C" w:rsidRPr="00AB648D" w:rsidRDefault="0038237C" w:rsidP="00B95C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0"/>
                <w:szCs w:val="20"/>
                <w:lang w:val="en-US"/>
              </w:rPr>
            </w:pPr>
          </w:p>
        </w:tc>
      </w:tr>
      <w:tr w:rsidR="0038237C" w:rsidRPr="00AB648D" w14:paraId="6C61E8F4" w14:textId="77777777" w:rsidTr="008531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8" w:type="dxa"/>
          </w:tcPr>
          <w:p w14:paraId="6444447D" w14:textId="0DD0276B" w:rsidR="0038237C" w:rsidRPr="00AB648D" w:rsidRDefault="00321B49" w:rsidP="00B95CB6">
            <w:pPr>
              <w:jc w:val="center"/>
              <w:rPr>
                <w:rFonts w:asciiTheme="minorHAnsi" w:hAnsiTheme="minorHAnsi" w:cs="Calibri"/>
                <w:b w:val="0"/>
                <w:bCs w:val="0"/>
                <w:sz w:val="20"/>
                <w:szCs w:val="20"/>
                <w:lang w:val="en-US"/>
              </w:rPr>
            </w:pPr>
            <w:r w:rsidRPr="00AB648D">
              <w:rPr>
                <w:rFonts w:asciiTheme="minorHAnsi" w:hAnsiTheme="minorHAnsi" w:cs="Calibri"/>
                <w:b w:val="0"/>
                <w:bCs w:val="0"/>
                <w:sz w:val="20"/>
                <w:szCs w:val="20"/>
                <w:lang w:val="en-US"/>
              </w:rPr>
              <w:t>2-methoxy-4-prop-2-enylphenol (Eugenol)</w:t>
            </w:r>
          </w:p>
        </w:tc>
        <w:tc>
          <w:tcPr>
            <w:tcW w:w="1097" w:type="dxa"/>
          </w:tcPr>
          <w:p w14:paraId="0861E4EA" w14:textId="77777777" w:rsidR="0038237C" w:rsidRPr="00AB648D" w:rsidRDefault="00BF75D3" w:rsidP="00B95C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sz w:val="20"/>
                <w:szCs w:val="20"/>
                <w:lang w:val="en-US"/>
              </w:rPr>
            </w:pPr>
            <w:r w:rsidRPr="00AB648D">
              <w:rPr>
                <w:rFonts w:asciiTheme="minorHAnsi" w:hAnsiTheme="minorHAnsi" w:cs="Calibri"/>
                <w:sz w:val="20"/>
                <w:szCs w:val="20"/>
                <w:lang w:val="en-US"/>
              </w:rPr>
              <w:t>Banana</w:t>
            </w:r>
          </w:p>
          <w:p w14:paraId="2A045371" w14:textId="03448368" w:rsidR="00BF75D3" w:rsidRPr="00AB648D" w:rsidRDefault="00BF75D3" w:rsidP="00B95C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sz w:val="20"/>
                <w:szCs w:val="20"/>
                <w:lang w:val="en-US"/>
              </w:rPr>
            </w:pPr>
          </w:p>
        </w:tc>
        <w:tc>
          <w:tcPr>
            <w:tcW w:w="963" w:type="dxa"/>
            <w:tcBorders>
              <w:right w:val="single" w:sz="4" w:space="0" w:color="auto"/>
            </w:tcBorders>
          </w:tcPr>
          <w:p w14:paraId="0301DC56" w14:textId="0CCEB5D2" w:rsidR="0038237C" w:rsidRPr="00AB648D" w:rsidRDefault="009F69F4" w:rsidP="00B95C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sz w:val="20"/>
                <w:szCs w:val="20"/>
                <w:lang w:val="en-US"/>
              </w:rPr>
            </w:pPr>
            <w:r w:rsidRPr="00AB648D">
              <w:rPr>
                <w:rFonts w:asciiTheme="minorHAnsi" w:hAnsiTheme="minorHAnsi" w:cs="Calibri"/>
                <w:sz w:val="20"/>
                <w:szCs w:val="20"/>
                <w:lang w:val="en-US"/>
              </w:rPr>
              <w:t>1370</w:t>
            </w:r>
          </w:p>
        </w:tc>
        <w:tc>
          <w:tcPr>
            <w:tcW w:w="1206" w:type="dxa"/>
            <w:tcBorders>
              <w:left w:val="single" w:sz="4" w:space="0" w:color="auto"/>
            </w:tcBorders>
          </w:tcPr>
          <w:p w14:paraId="796E9140" w14:textId="2E169602" w:rsidR="0038237C" w:rsidRPr="00AB648D" w:rsidRDefault="00956376" w:rsidP="00B95C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sz w:val="20"/>
                <w:szCs w:val="20"/>
                <w:lang w:val="en-US"/>
              </w:rPr>
            </w:pPr>
            <w:r w:rsidRPr="00AB648D">
              <w:rPr>
                <w:rFonts w:asciiTheme="minorHAnsi" w:hAnsiTheme="minorHAnsi" w:cs="Calibri"/>
                <w:sz w:val="20"/>
                <w:szCs w:val="20"/>
                <w:lang w:val="en-US"/>
              </w:rPr>
              <w:t xml:space="preserve">1381.92, </w:t>
            </w:r>
            <w:r w:rsidR="00B829D9" w:rsidRPr="00AB648D">
              <w:rPr>
                <w:rFonts w:asciiTheme="minorHAnsi" w:hAnsiTheme="minorHAnsi" w:cs="Calibri"/>
                <w:sz w:val="20"/>
                <w:szCs w:val="20"/>
                <w:lang w:val="en-US"/>
              </w:rPr>
              <w:t>0.71</w:t>
            </w:r>
          </w:p>
        </w:tc>
        <w:tc>
          <w:tcPr>
            <w:tcW w:w="2224" w:type="dxa"/>
          </w:tcPr>
          <w:p w14:paraId="2350EB33" w14:textId="77777777" w:rsidR="00B829D9" w:rsidRPr="00AB648D" w:rsidRDefault="00B829D9" w:rsidP="00B95C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sz w:val="20"/>
                <w:szCs w:val="20"/>
                <w:lang w:val="en-US"/>
              </w:rPr>
            </w:pPr>
            <w:r w:rsidRPr="00AB648D">
              <w:rPr>
                <w:rFonts w:asciiTheme="minorHAnsi" w:hAnsiTheme="minorHAnsi" w:cs="Calibri"/>
                <w:sz w:val="20"/>
                <w:szCs w:val="20"/>
                <w:lang w:val="en-US"/>
              </w:rPr>
              <w:t>Isoeugenol&lt;E-&gt;</w:t>
            </w:r>
          </w:p>
          <w:p w14:paraId="21C7456E" w14:textId="77777777" w:rsidR="0038237C" w:rsidRPr="00AB648D" w:rsidRDefault="0038237C" w:rsidP="00B95C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sz w:val="20"/>
                <w:szCs w:val="20"/>
                <w:lang w:val="en-US"/>
              </w:rPr>
            </w:pPr>
          </w:p>
        </w:tc>
        <w:tc>
          <w:tcPr>
            <w:tcW w:w="1958" w:type="dxa"/>
          </w:tcPr>
          <w:p w14:paraId="74BF5D0E" w14:textId="183E4EAE" w:rsidR="0038237C" w:rsidRPr="00AB648D" w:rsidRDefault="00B829D9" w:rsidP="00B95C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sz w:val="20"/>
                <w:szCs w:val="20"/>
                <w:lang w:val="en-US"/>
              </w:rPr>
            </w:pPr>
            <w:r w:rsidRPr="00AB648D">
              <w:rPr>
                <w:rFonts w:asciiTheme="minorHAnsi" w:hAnsiTheme="minorHAnsi" w:cs="Calibri"/>
                <w:b/>
                <w:bCs/>
                <w:sz w:val="20"/>
                <w:szCs w:val="20"/>
                <w:lang w:val="en-US"/>
              </w:rPr>
              <w:t>Eugenol</w:t>
            </w:r>
            <w:r w:rsidRPr="00AB648D">
              <w:rPr>
                <w:rFonts w:asciiTheme="minorHAnsi" w:hAnsiTheme="minorHAnsi" w:cs="Calibri"/>
                <w:sz w:val="20"/>
                <w:szCs w:val="20"/>
                <w:lang w:val="en-US"/>
              </w:rPr>
              <w:t xml:space="preserve"> position 3</w:t>
            </w:r>
          </w:p>
        </w:tc>
      </w:tr>
      <w:tr w:rsidR="0038237C" w:rsidRPr="00AB648D" w14:paraId="2D5CCE08" w14:textId="77777777" w:rsidTr="008531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8" w:type="dxa"/>
          </w:tcPr>
          <w:p w14:paraId="472A22CA" w14:textId="67E2CA91" w:rsidR="0038237C" w:rsidRPr="00AB648D" w:rsidRDefault="00321B49" w:rsidP="00B95CB6">
            <w:pPr>
              <w:jc w:val="center"/>
              <w:rPr>
                <w:rFonts w:asciiTheme="minorHAnsi" w:hAnsiTheme="minorHAnsi" w:cs="Calibri"/>
                <w:b w:val="0"/>
                <w:bCs w:val="0"/>
                <w:sz w:val="20"/>
                <w:szCs w:val="20"/>
                <w:lang w:val="en-US"/>
              </w:rPr>
            </w:pPr>
            <w:r w:rsidRPr="00AB648D">
              <w:rPr>
                <w:rFonts w:asciiTheme="minorHAnsi" w:hAnsiTheme="minorHAnsi" w:cs="Calibri"/>
                <w:b w:val="0"/>
                <w:bCs w:val="0"/>
                <w:sz w:val="20"/>
                <w:szCs w:val="20"/>
                <w:lang w:val="en-US"/>
              </w:rPr>
              <w:t>Undec-10-en-1-ol</w:t>
            </w:r>
          </w:p>
        </w:tc>
        <w:tc>
          <w:tcPr>
            <w:tcW w:w="1097" w:type="dxa"/>
          </w:tcPr>
          <w:p w14:paraId="36856F68" w14:textId="597E3543" w:rsidR="0038237C" w:rsidRPr="00AB648D" w:rsidRDefault="00BF75D3" w:rsidP="00B95C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0"/>
                <w:szCs w:val="20"/>
                <w:lang w:val="en-US"/>
              </w:rPr>
            </w:pPr>
            <w:r w:rsidRPr="00AB648D">
              <w:rPr>
                <w:rFonts w:asciiTheme="minorHAnsi" w:hAnsiTheme="minorHAnsi" w:cs="Calibri"/>
                <w:sz w:val="20"/>
                <w:szCs w:val="20"/>
                <w:lang w:val="en-US"/>
              </w:rPr>
              <w:t>Banana</w:t>
            </w:r>
          </w:p>
        </w:tc>
        <w:tc>
          <w:tcPr>
            <w:tcW w:w="96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  <w:right w:val="single" w:sz="4" w:space="0" w:color="auto"/>
            </w:tcBorders>
          </w:tcPr>
          <w:p w14:paraId="380FC252" w14:textId="52A9DAFC" w:rsidR="0038237C" w:rsidRPr="00AB648D" w:rsidRDefault="009F69F4" w:rsidP="00B95C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0"/>
                <w:szCs w:val="20"/>
                <w:lang w:val="en-US"/>
              </w:rPr>
            </w:pPr>
            <w:r w:rsidRPr="00AB648D">
              <w:rPr>
                <w:rFonts w:asciiTheme="minorHAnsi" w:hAnsiTheme="minorHAnsi" w:cs="Calibri"/>
                <w:sz w:val="20"/>
                <w:szCs w:val="20"/>
                <w:lang w:val="en-US"/>
              </w:rPr>
              <w:t>1372</w:t>
            </w:r>
          </w:p>
        </w:tc>
        <w:tc>
          <w:tcPr>
            <w:tcW w:w="1206" w:type="dxa"/>
            <w:tcBorders>
              <w:left w:val="single" w:sz="4" w:space="0" w:color="auto"/>
            </w:tcBorders>
          </w:tcPr>
          <w:p w14:paraId="4F9E9FF3" w14:textId="64387DB0" w:rsidR="0038237C" w:rsidRPr="00AB648D" w:rsidRDefault="00DC3671" w:rsidP="00B95C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0"/>
                <w:szCs w:val="20"/>
                <w:lang w:val="en-US"/>
              </w:rPr>
            </w:pPr>
            <w:r w:rsidRPr="00AB648D">
              <w:rPr>
                <w:rFonts w:asciiTheme="minorHAnsi" w:hAnsiTheme="minorHAnsi" w:cs="Calibri"/>
                <w:sz w:val="20"/>
                <w:szCs w:val="20"/>
                <w:lang w:val="en-US"/>
              </w:rPr>
              <w:t>1387.92, 2.71</w:t>
            </w:r>
          </w:p>
        </w:tc>
        <w:tc>
          <w:tcPr>
            <w:tcW w:w="2224" w:type="dxa"/>
          </w:tcPr>
          <w:p w14:paraId="136B1727" w14:textId="17C0523C" w:rsidR="0038237C" w:rsidRPr="00AB648D" w:rsidRDefault="00DC3671" w:rsidP="00B95C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AB648D">
              <w:rPr>
                <w:rFonts w:asciiTheme="minorHAnsi" w:hAnsiTheme="minorHAnsi" w:cs="Calibri"/>
                <w:b/>
                <w:bCs/>
                <w:sz w:val="20"/>
                <w:szCs w:val="20"/>
                <w:lang w:val="en-US"/>
              </w:rPr>
              <w:t>Undecenol</w:t>
            </w:r>
            <w:proofErr w:type="spellEnd"/>
            <w:r w:rsidRPr="00AB648D">
              <w:rPr>
                <w:rFonts w:asciiTheme="minorHAnsi" w:hAnsiTheme="minorHAnsi" w:cs="Calibri"/>
                <w:b/>
                <w:bCs/>
                <w:sz w:val="20"/>
                <w:szCs w:val="20"/>
                <w:lang w:val="en-US"/>
              </w:rPr>
              <w:t>&lt;10-&gt;</w:t>
            </w:r>
          </w:p>
        </w:tc>
        <w:tc>
          <w:tcPr>
            <w:tcW w:w="1958" w:type="dxa"/>
          </w:tcPr>
          <w:p w14:paraId="0E63FFE6" w14:textId="77777777" w:rsidR="0038237C" w:rsidRPr="00AB648D" w:rsidRDefault="0038237C" w:rsidP="00B95C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0"/>
                <w:szCs w:val="20"/>
                <w:lang w:val="en-US"/>
              </w:rPr>
            </w:pPr>
          </w:p>
        </w:tc>
      </w:tr>
      <w:tr w:rsidR="0038237C" w:rsidRPr="00AB648D" w14:paraId="18E6BE1A" w14:textId="77777777" w:rsidTr="008531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8" w:type="dxa"/>
          </w:tcPr>
          <w:p w14:paraId="02218C11" w14:textId="0C196213" w:rsidR="0038237C" w:rsidRPr="00AB648D" w:rsidRDefault="00AC6567" w:rsidP="00B95CB6">
            <w:pPr>
              <w:jc w:val="center"/>
              <w:rPr>
                <w:rFonts w:asciiTheme="minorHAnsi" w:hAnsiTheme="minorHAnsi" w:cs="Calibri"/>
                <w:b w:val="0"/>
                <w:bCs w:val="0"/>
                <w:sz w:val="20"/>
                <w:szCs w:val="20"/>
                <w:lang w:val="en-US"/>
              </w:rPr>
            </w:pPr>
            <w:r w:rsidRPr="00AB648D">
              <w:rPr>
                <w:rFonts w:asciiTheme="minorHAnsi" w:hAnsiTheme="minorHAnsi" w:cs="Calibri"/>
                <w:b w:val="0"/>
                <w:bCs w:val="0"/>
                <w:sz w:val="20"/>
                <w:szCs w:val="20"/>
                <w:lang w:val="en-US"/>
              </w:rPr>
              <w:t>Methyl (E)-3-phenylprop-2-enoate (Methyl trans-cinnamate)</w:t>
            </w:r>
          </w:p>
        </w:tc>
        <w:tc>
          <w:tcPr>
            <w:tcW w:w="1097" w:type="dxa"/>
          </w:tcPr>
          <w:p w14:paraId="5C071774" w14:textId="42374332" w:rsidR="0038237C" w:rsidRPr="00AB648D" w:rsidRDefault="00BF75D3" w:rsidP="00B95C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sz w:val="20"/>
                <w:szCs w:val="20"/>
                <w:lang w:val="en-US"/>
              </w:rPr>
            </w:pPr>
            <w:r w:rsidRPr="00AB648D">
              <w:rPr>
                <w:rFonts w:asciiTheme="minorHAnsi" w:hAnsiTheme="minorHAnsi" w:cs="Calibri"/>
                <w:sz w:val="20"/>
                <w:szCs w:val="20"/>
                <w:lang w:val="en-US"/>
              </w:rPr>
              <w:t>Berry</w:t>
            </w:r>
          </w:p>
        </w:tc>
        <w:tc>
          <w:tcPr>
            <w:tcW w:w="963" w:type="dxa"/>
            <w:tcBorders>
              <w:right w:val="single" w:sz="4" w:space="0" w:color="auto"/>
            </w:tcBorders>
          </w:tcPr>
          <w:p w14:paraId="171BAE96" w14:textId="75FD01DC" w:rsidR="0038237C" w:rsidRPr="00AB648D" w:rsidRDefault="009F69F4" w:rsidP="00B95C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sz w:val="20"/>
                <w:szCs w:val="20"/>
                <w:lang w:val="en-US"/>
              </w:rPr>
            </w:pPr>
            <w:r w:rsidRPr="00AB648D">
              <w:rPr>
                <w:rFonts w:asciiTheme="minorHAnsi" w:hAnsiTheme="minorHAnsi" w:cs="Calibri"/>
                <w:sz w:val="20"/>
                <w:szCs w:val="20"/>
                <w:lang w:val="en-US"/>
              </w:rPr>
              <w:t>1394</w:t>
            </w:r>
          </w:p>
        </w:tc>
        <w:tc>
          <w:tcPr>
            <w:tcW w:w="1206" w:type="dxa"/>
            <w:tcBorders>
              <w:left w:val="single" w:sz="4" w:space="0" w:color="auto"/>
            </w:tcBorders>
          </w:tcPr>
          <w:p w14:paraId="1C057B20" w14:textId="598DE4C4" w:rsidR="0038237C" w:rsidRPr="00AB648D" w:rsidRDefault="00DC3671" w:rsidP="00B95C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sz w:val="20"/>
                <w:szCs w:val="20"/>
                <w:lang w:val="en-US"/>
              </w:rPr>
            </w:pPr>
            <w:r w:rsidRPr="00AB648D">
              <w:rPr>
                <w:rFonts w:asciiTheme="minorHAnsi" w:hAnsiTheme="minorHAnsi" w:cs="Calibri"/>
                <w:sz w:val="20"/>
                <w:szCs w:val="20"/>
                <w:lang w:val="en-US"/>
              </w:rPr>
              <w:t xml:space="preserve">1418.90, </w:t>
            </w:r>
            <w:r w:rsidR="00BA7D27" w:rsidRPr="00AB648D">
              <w:rPr>
                <w:rFonts w:asciiTheme="minorHAnsi" w:hAnsiTheme="minorHAnsi" w:cs="Calibri"/>
                <w:sz w:val="20"/>
                <w:szCs w:val="20"/>
                <w:lang w:val="en-US"/>
              </w:rPr>
              <w:t>2.98</w:t>
            </w:r>
          </w:p>
        </w:tc>
        <w:tc>
          <w:tcPr>
            <w:tcW w:w="2224" w:type="dxa"/>
          </w:tcPr>
          <w:p w14:paraId="19512ACE" w14:textId="0A2DDE8B" w:rsidR="0038237C" w:rsidRPr="00AB648D" w:rsidRDefault="00BA7D27" w:rsidP="00B95C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sz w:val="20"/>
                <w:szCs w:val="20"/>
                <w:lang w:val="en-US"/>
              </w:rPr>
            </w:pPr>
            <w:r w:rsidRPr="00AB648D">
              <w:rPr>
                <w:rFonts w:asciiTheme="minorHAnsi" w:hAnsiTheme="minorHAnsi" w:cs="Calibri"/>
                <w:sz w:val="20"/>
                <w:szCs w:val="20"/>
                <w:lang w:val="en-US"/>
              </w:rPr>
              <w:t>Methyl cinnamate&lt;Z-&gt;</w:t>
            </w:r>
          </w:p>
        </w:tc>
        <w:tc>
          <w:tcPr>
            <w:tcW w:w="1958" w:type="dxa"/>
          </w:tcPr>
          <w:p w14:paraId="3C2AED49" w14:textId="77777777" w:rsidR="0038237C" w:rsidRPr="00AB648D" w:rsidRDefault="00BA7D27" w:rsidP="00B95C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sz w:val="20"/>
                <w:szCs w:val="20"/>
                <w:lang w:val="en-US"/>
              </w:rPr>
            </w:pPr>
            <w:r w:rsidRPr="00AB648D">
              <w:rPr>
                <w:rFonts w:asciiTheme="minorHAnsi" w:hAnsiTheme="minorHAnsi" w:cs="Calibri"/>
                <w:b/>
                <w:bCs/>
                <w:sz w:val="20"/>
                <w:szCs w:val="20"/>
                <w:lang w:val="en-US"/>
              </w:rPr>
              <w:t>Methyl cinnamate&lt;E-&gt;</w:t>
            </w:r>
            <w:r w:rsidRPr="00AB648D">
              <w:rPr>
                <w:rFonts w:asciiTheme="minorHAnsi" w:hAnsiTheme="minorHAnsi" w:cs="Calibri"/>
                <w:sz w:val="20"/>
                <w:szCs w:val="20"/>
                <w:lang w:val="en-US"/>
              </w:rPr>
              <w:t xml:space="preserve"> position 3</w:t>
            </w:r>
          </w:p>
          <w:p w14:paraId="59E3F2CE" w14:textId="6A889885" w:rsidR="00BA7D27" w:rsidRPr="00AB648D" w:rsidRDefault="00BA7D27" w:rsidP="00B95C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sz w:val="20"/>
                <w:szCs w:val="20"/>
                <w:lang w:val="en-US"/>
              </w:rPr>
            </w:pPr>
          </w:p>
        </w:tc>
      </w:tr>
      <w:tr w:rsidR="0038237C" w:rsidRPr="00AB648D" w14:paraId="487D5CAE" w14:textId="77777777" w:rsidTr="008531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8" w:type="dxa"/>
          </w:tcPr>
          <w:p w14:paraId="6CF82273" w14:textId="33DA1D4B" w:rsidR="0038237C" w:rsidRPr="00AB648D" w:rsidRDefault="00AC6567" w:rsidP="00B95CB6">
            <w:pPr>
              <w:jc w:val="center"/>
              <w:rPr>
                <w:rFonts w:asciiTheme="minorHAnsi" w:hAnsiTheme="minorHAnsi" w:cs="Calibri"/>
                <w:b w:val="0"/>
                <w:bCs w:val="0"/>
                <w:sz w:val="20"/>
                <w:szCs w:val="20"/>
                <w:lang w:val="en-US"/>
              </w:rPr>
            </w:pPr>
            <w:r w:rsidRPr="00AB648D">
              <w:rPr>
                <w:rFonts w:asciiTheme="minorHAnsi" w:hAnsiTheme="minorHAnsi" w:cs="Calibri"/>
                <w:b w:val="0"/>
                <w:bCs w:val="0"/>
                <w:sz w:val="20"/>
                <w:szCs w:val="20"/>
                <w:lang w:val="en-US"/>
              </w:rPr>
              <w:t>(E)-1-(2,6,6-trimethylcyclohexen-1-</w:t>
            </w:r>
            <w:proofErr w:type="gramStart"/>
            <w:r w:rsidRPr="00AB648D">
              <w:rPr>
                <w:rFonts w:asciiTheme="minorHAnsi" w:hAnsiTheme="minorHAnsi" w:cs="Calibri"/>
                <w:b w:val="0"/>
                <w:bCs w:val="0"/>
                <w:sz w:val="20"/>
                <w:szCs w:val="20"/>
                <w:lang w:val="en-US"/>
              </w:rPr>
              <w:t>yl)but</w:t>
            </w:r>
            <w:proofErr w:type="gramEnd"/>
            <w:r w:rsidRPr="00AB648D">
              <w:rPr>
                <w:rFonts w:asciiTheme="minorHAnsi" w:hAnsiTheme="minorHAnsi" w:cs="Calibri"/>
                <w:b w:val="0"/>
                <w:bCs w:val="0"/>
                <w:sz w:val="20"/>
                <w:szCs w:val="20"/>
                <w:lang w:val="en-US"/>
              </w:rPr>
              <w:t>-2-en-1-one (β-</w:t>
            </w:r>
            <w:proofErr w:type="spellStart"/>
            <w:r w:rsidRPr="00AB648D">
              <w:rPr>
                <w:rFonts w:asciiTheme="minorHAnsi" w:hAnsiTheme="minorHAnsi" w:cs="Calibri"/>
                <w:b w:val="0"/>
                <w:bCs w:val="0"/>
                <w:sz w:val="20"/>
                <w:szCs w:val="20"/>
                <w:lang w:val="en-US"/>
              </w:rPr>
              <w:t>damascone</w:t>
            </w:r>
            <w:proofErr w:type="spellEnd"/>
            <w:r w:rsidRPr="00AB648D">
              <w:rPr>
                <w:rFonts w:asciiTheme="minorHAnsi" w:hAnsiTheme="minorHAnsi" w:cs="Calibri"/>
                <w:b w:val="0"/>
                <w:bCs w:val="0"/>
                <w:sz w:val="20"/>
                <w:szCs w:val="20"/>
                <w:lang w:val="en-US"/>
              </w:rPr>
              <w:t>)</w:t>
            </w:r>
          </w:p>
        </w:tc>
        <w:tc>
          <w:tcPr>
            <w:tcW w:w="1097" w:type="dxa"/>
          </w:tcPr>
          <w:p w14:paraId="064E953C" w14:textId="04A8E707" w:rsidR="0038237C" w:rsidRPr="00AB648D" w:rsidRDefault="00BF75D3" w:rsidP="00B95C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0"/>
                <w:szCs w:val="20"/>
                <w:lang w:val="en-US"/>
              </w:rPr>
            </w:pPr>
            <w:r w:rsidRPr="00AB648D">
              <w:rPr>
                <w:rFonts w:asciiTheme="minorHAnsi" w:hAnsiTheme="minorHAnsi" w:cs="Calibri"/>
                <w:sz w:val="20"/>
                <w:szCs w:val="20"/>
                <w:lang w:val="en-US"/>
              </w:rPr>
              <w:t>Apple</w:t>
            </w:r>
          </w:p>
        </w:tc>
        <w:tc>
          <w:tcPr>
            <w:tcW w:w="96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  <w:right w:val="single" w:sz="4" w:space="0" w:color="auto"/>
            </w:tcBorders>
          </w:tcPr>
          <w:p w14:paraId="0FBFD13A" w14:textId="73965C48" w:rsidR="0038237C" w:rsidRPr="00AB648D" w:rsidRDefault="009F69F4" w:rsidP="00B95C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0"/>
                <w:szCs w:val="20"/>
                <w:lang w:val="en-US"/>
              </w:rPr>
            </w:pPr>
            <w:r w:rsidRPr="00AB648D">
              <w:rPr>
                <w:rFonts w:asciiTheme="minorHAnsi" w:hAnsiTheme="minorHAnsi" w:cs="Calibri"/>
                <w:sz w:val="20"/>
                <w:szCs w:val="20"/>
                <w:lang w:val="en-US"/>
              </w:rPr>
              <w:t>1401</w:t>
            </w:r>
          </w:p>
        </w:tc>
        <w:tc>
          <w:tcPr>
            <w:tcW w:w="1206" w:type="dxa"/>
            <w:tcBorders>
              <w:left w:val="single" w:sz="4" w:space="0" w:color="auto"/>
            </w:tcBorders>
          </w:tcPr>
          <w:p w14:paraId="4CCA5AE9" w14:textId="2E46459B" w:rsidR="0038237C" w:rsidRPr="00AB648D" w:rsidRDefault="00BA7D27" w:rsidP="00B95C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0"/>
                <w:szCs w:val="20"/>
                <w:lang w:val="en-US"/>
              </w:rPr>
            </w:pPr>
            <w:r w:rsidRPr="00AB648D">
              <w:rPr>
                <w:rFonts w:asciiTheme="minorHAnsi" w:hAnsiTheme="minorHAnsi" w:cs="Calibri"/>
                <w:sz w:val="20"/>
                <w:szCs w:val="20"/>
                <w:lang w:val="en-US"/>
              </w:rPr>
              <w:t>1425.50, 1.58</w:t>
            </w:r>
          </w:p>
        </w:tc>
        <w:tc>
          <w:tcPr>
            <w:tcW w:w="2224" w:type="dxa"/>
          </w:tcPr>
          <w:p w14:paraId="0A0E895E" w14:textId="018D340C" w:rsidR="0038237C" w:rsidRPr="00AB648D" w:rsidRDefault="00465EDA" w:rsidP="00B95C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AB648D">
              <w:rPr>
                <w:rFonts w:asciiTheme="minorHAnsi" w:hAnsiTheme="minorHAnsi" w:cs="Calibri"/>
                <w:b/>
                <w:bCs/>
                <w:sz w:val="20"/>
                <w:szCs w:val="20"/>
                <w:lang w:val="en-US"/>
              </w:rPr>
              <w:t>Damascenone</w:t>
            </w:r>
            <w:proofErr w:type="spellEnd"/>
            <w:r w:rsidRPr="00AB648D">
              <w:rPr>
                <w:rFonts w:asciiTheme="minorHAnsi" w:hAnsiTheme="minorHAnsi" w:cs="Calibri"/>
                <w:b/>
                <w:bCs/>
                <w:sz w:val="20"/>
                <w:szCs w:val="20"/>
                <w:lang w:val="en-US"/>
              </w:rPr>
              <w:t>&lt;(E)-beta-&gt;</w:t>
            </w:r>
          </w:p>
        </w:tc>
        <w:tc>
          <w:tcPr>
            <w:tcW w:w="1958" w:type="dxa"/>
          </w:tcPr>
          <w:p w14:paraId="6AB8A420" w14:textId="77777777" w:rsidR="0038237C" w:rsidRPr="00AB648D" w:rsidRDefault="0038237C" w:rsidP="00B95C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0"/>
                <w:szCs w:val="20"/>
                <w:lang w:val="en-US"/>
              </w:rPr>
            </w:pPr>
          </w:p>
        </w:tc>
      </w:tr>
      <w:tr w:rsidR="0038237C" w:rsidRPr="00AB648D" w14:paraId="1B931DE4" w14:textId="77777777" w:rsidTr="008531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8" w:type="dxa"/>
          </w:tcPr>
          <w:p w14:paraId="0A391708" w14:textId="3B5C936A" w:rsidR="0038237C" w:rsidRPr="00AB648D" w:rsidRDefault="00AC6567" w:rsidP="00B95CB6">
            <w:pPr>
              <w:jc w:val="center"/>
              <w:rPr>
                <w:rFonts w:asciiTheme="minorHAnsi" w:hAnsiTheme="minorHAnsi" w:cs="Calibri"/>
                <w:b w:val="0"/>
                <w:bCs w:val="0"/>
                <w:sz w:val="20"/>
                <w:szCs w:val="20"/>
                <w:lang w:val="en-US"/>
              </w:rPr>
            </w:pPr>
            <w:r w:rsidRPr="00AB648D">
              <w:rPr>
                <w:rFonts w:asciiTheme="minorHAnsi" w:hAnsiTheme="minorHAnsi" w:cs="Calibri"/>
                <w:b w:val="0"/>
                <w:bCs w:val="0"/>
                <w:sz w:val="20"/>
                <w:szCs w:val="20"/>
                <w:lang w:val="en-US"/>
              </w:rPr>
              <w:t>(E)-4-(2,6,6-trimethylcyclohex-2-en-1-</w:t>
            </w:r>
            <w:proofErr w:type="gramStart"/>
            <w:r w:rsidRPr="00AB648D">
              <w:rPr>
                <w:rFonts w:asciiTheme="minorHAnsi" w:hAnsiTheme="minorHAnsi" w:cs="Calibri"/>
                <w:b w:val="0"/>
                <w:bCs w:val="0"/>
                <w:sz w:val="20"/>
                <w:szCs w:val="20"/>
                <w:lang w:val="en-US"/>
              </w:rPr>
              <w:t>yl)but</w:t>
            </w:r>
            <w:proofErr w:type="gramEnd"/>
            <w:r w:rsidRPr="00AB648D">
              <w:rPr>
                <w:rFonts w:asciiTheme="minorHAnsi" w:hAnsiTheme="minorHAnsi" w:cs="Calibri"/>
                <w:b w:val="0"/>
                <w:bCs w:val="0"/>
                <w:sz w:val="20"/>
                <w:szCs w:val="20"/>
                <w:lang w:val="en-US"/>
              </w:rPr>
              <w:t>-3-en-2-one (α-ionone)</w:t>
            </w:r>
          </w:p>
        </w:tc>
        <w:tc>
          <w:tcPr>
            <w:tcW w:w="1097" w:type="dxa"/>
          </w:tcPr>
          <w:p w14:paraId="4B35353E" w14:textId="6DBC1929" w:rsidR="0038237C" w:rsidRPr="00AB648D" w:rsidRDefault="00BF75D3" w:rsidP="00B95C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sz w:val="20"/>
                <w:szCs w:val="20"/>
                <w:lang w:val="en-US"/>
              </w:rPr>
            </w:pPr>
            <w:r w:rsidRPr="00AB648D">
              <w:rPr>
                <w:rFonts w:asciiTheme="minorHAnsi" w:hAnsiTheme="minorHAnsi" w:cs="Calibri"/>
                <w:sz w:val="20"/>
                <w:szCs w:val="20"/>
                <w:lang w:val="en-US"/>
              </w:rPr>
              <w:t>Peach</w:t>
            </w:r>
          </w:p>
        </w:tc>
        <w:tc>
          <w:tcPr>
            <w:tcW w:w="963" w:type="dxa"/>
            <w:tcBorders>
              <w:right w:val="single" w:sz="4" w:space="0" w:color="auto"/>
            </w:tcBorders>
          </w:tcPr>
          <w:p w14:paraId="53487339" w14:textId="69B4F37D" w:rsidR="0038237C" w:rsidRPr="00AB648D" w:rsidRDefault="009F69F4" w:rsidP="00B95C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sz w:val="20"/>
                <w:szCs w:val="20"/>
                <w:lang w:val="en-US"/>
              </w:rPr>
            </w:pPr>
            <w:r w:rsidRPr="00AB648D">
              <w:rPr>
                <w:rFonts w:asciiTheme="minorHAnsi" w:hAnsiTheme="minorHAnsi" w:cs="Calibri"/>
                <w:sz w:val="20"/>
                <w:szCs w:val="20"/>
                <w:lang w:val="en-US"/>
              </w:rPr>
              <w:t>1440</w:t>
            </w:r>
          </w:p>
        </w:tc>
        <w:tc>
          <w:tcPr>
            <w:tcW w:w="1206" w:type="dxa"/>
            <w:tcBorders>
              <w:left w:val="single" w:sz="4" w:space="0" w:color="auto"/>
            </w:tcBorders>
          </w:tcPr>
          <w:p w14:paraId="1D793A89" w14:textId="4328E864" w:rsidR="0038237C" w:rsidRPr="00AB648D" w:rsidRDefault="00465EDA" w:rsidP="00B95C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sz w:val="20"/>
                <w:szCs w:val="20"/>
                <w:lang w:val="en-US"/>
              </w:rPr>
            </w:pPr>
            <w:r w:rsidRPr="00AB648D">
              <w:rPr>
                <w:rFonts w:asciiTheme="minorHAnsi" w:hAnsiTheme="minorHAnsi" w:cs="Calibri"/>
                <w:sz w:val="20"/>
                <w:szCs w:val="20"/>
                <w:lang w:val="en-US"/>
              </w:rPr>
              <w:t xml:space="preserve">1363.92, </w:t>
            </w:r>
            <w:r w:rsidR="0013193D" w:rsidRPr="00AB648D">
              <w:rPr>
                <w:rFonts w:asciiTheme="minorHAnsi" w:hAnsiTheme="minorHAnsi" w:cs="Calibri"/>
                <w:sz w:val="20"/>
                <w:szCs w:val="20"/>
                <w:lang w:val="en-US"/>
              </w:rPr>
              <w:t>5.89</w:t>
            </w:r>
          </w:p>
        </w:tc>
        <w:tc>
          <w:tcPr>
            <w:tcW w:w="2224" w:type="dxa"/>
          </w:tcPr>
          <w:p w14:paraId="4EC751AA" w14:textId="6351086B" w:rsidR="0038237C" w:rsidRPr="00AB648D" w:rsidRDefault="0013193D" w:rsidP="00B95C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sz w:val="20"/>
                <w:szCs w:val="20"/>
                <w:lang w:val="en-US"/>
              </w:rPr>
            </w:pPr>
            <w:r w:rsidRPr="00AB648D">
              <w:rPr>
                <w:rFonts w:asciiTheme="minorHAnsi" w:hAnsiTheme="minorHAnsi" w:cs="Calibri"/>
                <w:sz w:val="20"/>
                <w:szCs w:val="20"/>
                <w:lang w:val="en-US"/>
              </w:rPr>
              <w:t>Terpinene&lt;alpha-&gt;</w:t>
            </w:r>
          </w:p>
        </w:tc>
        <w:tc>
          <w:tcPr>
            <w:tcW w:w="1958" w:type="dxa"/>
          </w:tcPr>
          <w:p w14:paraId="4A00C11B" w14:textId="3C53A8FF" w:rsidR="0013193D" w:rsidRPr="00AB648D" w:rsidRDefault="0013193D" w:rsidP="00B95C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sz w:val="20"/>
                <w:szCs w:val="20"/>
                <w:lang w:val="en-US"/>
              </w:rPr>
            </w:pPr>
            <w:r w:rsidRPr="00AB648D">
              <w:rPr>
                <w:rFonts w:asciiTheme="minorHAnsi" w:hAnsiTheme="minorHAnsi" w:cs="Calibri"/>
                <w:b/>
                <w:bCs/>
                <w:sz w:val="20"/>
                <w:szCs w:val="20"/>
                <w:lang w:val="en-US"/>
              </w:rPr>
              <w:t>Ionone&lt;(E)-alpha-&gt;</w:t>
            </w:r>
            <w:r w:rsidRPr="00AB648D">
              <w:rPr>
                <w:rFonts w:asciiTheme="minorHAnsi" w:hAnsiTheme="minorHAnsi" w:cs="Calibri"/>
                <w:sz w:val="20"/>
                <w:szCs w:val="20"/>
                <w:lang w:val="en-US"/>
              </w:rPr>
              <w:t xml:space="preserve"> position 16</w:t>
            </w:r>
          </w:p>
          <w:p w14:paraId="4F94D3ED" w14:textId="77777777" w:rsidR="0038237C" w:rsidRPr="00AB648D" w:rsidRDefault="0038237C" w:rsidP="00B95C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sz w:val="20"/>
                <w:szCs w:val="20"/>
                <w:lang w:val="en-US"/>
              </w:rPr>
            </w:pPr>
          </w:p>
        </w:tc>
      </w:tr>
      <w:tr w:rsidR="00AC6567" w:rsidRPr="00AB648D" w14:paraId="697BCBC5" w14:textId="77777777" w:rsidTr="008531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8" w:type="dxa"/>
          </w:tcPr>
          <w:p w14:paraId="7E5F4B02" w14:textId="10B32D5E" w:rsidR="00AC6567" w:rsidRPr="00AB648D" w:rsidRDefault="00BF75D3" w:rsidP="00B95CB6">
            <w:pPr>
              <w:jc w:val="center"/>
              <w:rPr>
                <w:rFonts w:asciiTheme="minorHAnsi" w:hAnsiTheme="minorHAnsi" w:cs="Calibri"/>
                <w:b w:val="0"/>
                <w:bCs w:val="0"/>
                <w:sz w:val="20"/>
                <w:szCs w:val="20"/>
                <w:lang w:val="en-US"/>
              </w:rPr>
            </w:pPr>
            <w:r w:rsidRPr="00AB648D">
              <w:rPr>
                <w:rFonts w:asciiTheme="minorHAnsi" w:hAnsiTheme="minorHAnsi" w:cs="Calibri"/>
                <w:b w:val="0"/>
                <w:bCs w:val="0"/>
                <w:sz w:val="20"/>
                <w:szCs w:val="20"/>
                <w:lang w:val="en-US"/>
              </w:rPr>
              <w:t>2-phenylethyl butanoate</w:t>
            </w:r>
          </w:p>
        </w:tc>
        <w:tc>
          <w:tcPr>
            <w:tcW w:w="1097" w:type="dxa"/>
          </w:tcPr>
          <w:p w14:paraId="28CD7D2B" w14:textId="3E0448D4" w:rsidR="00AC6567" w:rsidRPr="00AB648D" w:rsidRDefault="00BF75D3" w:rsidP="00B95C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0"/>
                <w:szCs w:val="20"/>
                <w:lang w:val="en-US"/>
              </w:rPr>
            </w:pPr>
            <w:r w:rsidRPr="00AB648D">
              <w:rPr>
                <w:rFonts w:asciiTheme="minorHAnsi" w:hAnsiTheme="minorHAnsi" w:cs="Calibri"/>
                <w:sz w:val="20"/>
                <w:szCs w:val="20"/>
                <w:lang w:val="en-US"/>
              </w:rPr>
              <w:t>Peach</w:t>
            </w:r>
          </w:p>
        </w:tc>
        <w:tc>
          <w:tcPr>
            <w:tcW w:w="96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  <w:right w:val="single" w:sz="4" w:space="0" w:color="auto"/>
            </w:tcBorders>
          </w:tcPr>
          <w:p w14:paraId="6E47B49C" w14:textId="7022AEF3" w:rsidR="00AC6567" w:rsidRPr="00AB648D" w:rsidRDefault="009F69F4" w:rsidP="00B95C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0"/>
                <w:szCs w:val="20"/>
                <w:lang w:val="en-US"/>
              </w:rPr>
            </w:pPr>
            <w:r w:rsidRPr="00AB648D">
              <w:rPr>
                <w:rFonts w:asciiTheme="minorHAnsi" w:hAnsiTheme="minorHAnsi" w:cs="Calibri"/>
                <w:sz w:val="20"/>
                <w:szCs w:val="20"/>
                <w:lang w:val="en-US"/>
              </w:rPr>
              <w:t>1455</w:t>
            </w:r>
          </w:p>
        </w:tc>
        <w:tc>
          <w:tcPr>
            <w:tcW w:w="1206" w:type="dxa"/>
            <w:tcBorders>
              <w:left w:val="single" w:sz="4" w:space="0" w:color="auto"/>
            </w:tcBorders>
          </w:tcPr>
          <w:p w14:paraId="4FE8A448" w14:textId="71E02C3A" w:rsidR="00AC6567" w:rsidRPr="00AB648D" w:rsidRDefault="0096010D" w:rsidP="00B95C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0"/>
                <w:szCs w:val="20"/>
                <w:lang w:val="en-US"/>
              </w:rPr>
            </w:pPr>
            <w:r w:rsidRPr="00AB648D">
              <w:rPr>
                <w:rFonts w:asciiTheme="minorHAnsi" w:hAnsiTheme="minorHAnsi" w:cs="Calibri"/>
                <w:sz w:val="20"/>
                <w:szCs w:val="20"/>
                <w:lang w:val="en-US"/>
              </w:rPr>
              <w:t>-</w:t>
            </w:r>
          </w:p>
        </w:tc>
        <w:tc>
          <w:tcPr>
            <w:tcW w:w="2224" w:type="dxa"/>
          </w:tcPr>
          <w:p w14:paraId="2AF32F4E" w14:textId="631D9730" w:rsidR="00AC6567" w:rsidRPr="00AB648D" w:rsidRDefault="00F65CCD" w:rsidP="00B95C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0"/>
                <w:szCs w:val="20"/>
                <w:lang w:val="en-US"/>
              </w:rPr>
            </w:pPr>
            <w:r w:rsidRPr="00AB648D">
              <w:rPr>
                <w:rFonts w:asciiTheme="minorHAnsi" w:hAnsiTheme="minorHAnsi" w:cs="Calibri"/>
                <w:sz w:val="20"/>
                <w:szCs w:val="20"/>
                <w:lang w:val="en-US"/>
              </w:rPr>
              <w:t>Not found</w:t>
            </w:r>
          </w:p>
        </w:tc>
        <w:tc>
          <w:tcPr>
            <w:tcW w:w="1958" w:type="dxa"/>
          </w:tcPr>
          <w:p w14:paraId="4E6A924F" w14:textId="77777777" w:rsidR="00AC6567" w:rsidRPr="00AB648D" w:rsidRDefault="00AC6567" w:rsidP="00B95C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0"/>
                <w:szCs w:val="20"/>
                <w:lang w:val="en-US"/>
              </w:rPr>
            </w:pPr>
          </w:p>
        </w:tc>
      </w:tr>
      <w:tr w:rsidR="00AC6567" w:rsidRPr="00AB648D" w14:paraId="10ECFCA5" w14:textId="77777777" w:rsidTr="008531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8" w:type="dxa"/>
          </w:tcPr>
          <w:p w14:paraId="7EBC7880" w14:textId="32FBD651" w:rsidR="00AC6567" w:rsidRPr="00AB648D" w:rsidRDefault="00BF75D3" w:rsidP="00B95CB6">
            <w:pPr>
              <w:jc w:val="center"/>
              <w:rPr>
                <w:rFonts w:asciiTheme="minorHAnsi" w:hAnsiTheme="minorHAnsi" w:cs="Calibri"/>
                <w:b w:val="0"/>
                <w:bCs w:val="0"/>
                <w:sz w:val="20"/>
                <w:szCs w:val="20"/>
                <w:lang w:val="en-US"/>
              </w:rPr>
            </w:pPr>
            <w:r w:rsidRPr="00AB648D">
              <w:rPr>
                <w:rFonts w:asciiTheme="minorHAnsi" w:hAnsiTheme="minorHAnsi" w:cs="Calibri"/>
                <w:b w:val="0"/>
                <w:bCs w:val="0"/>
                <w:sz w:val="20"/>
                <w:szCs w:val="20"/>
                <w:lang w:val="en-US"/>
              </w:rPr>
              <w:t>Dodecan-1-ol</w:t>
            </w:r>
          </w:p>
        </w:tc>
        <w:tc>
          <w:tcPr>
            <w:tcW w:w="1097" w:type="dxa"/>
          </w:tcPr>
          <w:p w14:paraId="1F67C701" w14:textId="4FD4C456" w:rsidR="00AC6567" w:rsidRPr="00AB648D" w:rsidRDefault="00BF75D3" w:rsidP="00B95C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sz w:val="20"/>
                <w:szCs w:val="20"/>
                <w:lang w:val="en-US"/>
              </w:rPr>
            </w:pPr>
            <w:r w:rsidRPr="00AB648D">
              <w:rPr>
                <w:rFonts w:asciiTheme="minorHAnsi" w:hAnsiTheme="minorHAnsi" w:cs="Calibri"/>
                <w:sz w:val="20"/>
                <w:szCs w:val="20"/>
                <w:lang w:val="en-US"/>
              </w:rPr>
              <w:t>Banana</w:t>
            </w:r>
          </w:p>
        </w:tc>
        <w:tc>
          <w:tcPr>
            <w:tcW w:w="963" w:type="dxa"/>
            <w:tcBorders>
              <w:right w:val="single" w:sz="4" w:space="0" w:color="auto"/>
            </w:tcBorders>
          </w:tcPr>
          <w:p w14:paraId="6B4A389E" w14:textId="4B1A7F25" w:rsidR="00AC6567" w:rsidRPr="00AB648D" w:rsidRDefault="009F69F4" w:rsidP="00B95C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sz w:val="20"/>
                <w:szCs w:val="20"/>
                <w:lang w:val="en-US"/>
              </w:rPr>
            </w:pPr>
            <w:r w:rsidRPr="00AB648D">
              <w:rPr>
                <w:rFonts w:asciiTheme="minorHAnsi" w:hAnsiTheme="minorHAnsi" w:cs="Calibri"/>
                <w:sz w:val="20"/>
                <w:szCs w:val="20"/>
                <w:lang w:val="en-US"/>
              </w:rPr>
              <w:t>1491</w:t>
            </w:r>
          </w:p>
        </w:tc>
        <w:tc>
          <w:tcPr>
            <w:tcW w:w="1206" w:type="dxa"/>
            <w:tcBorders>
              <w:left w:val="single" w:sz="4" w:space="0" w:color="auto"/>
            </w:tcBorders>
          </w:tcPr>
          <w:p w14:paraId="196AFBA3" w14:textId="5D389129" w:rsidR="00AC6567" w:rsidRPr="00AB648D" w:rsidRDefault="0096010D" w:rsidP="00B95C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sz w:val="20"/>
                <w:szCs w:val="20"/>
                <w:lang w:val="en-US"/>
              </w:rPr>
            </w:pPr>
            <w:r w:rsidRPr="00AB648D">
              <w:rPr>
                <w:rFonts w:asciiTheme="minorHAnsi" w:hAnsiTheme="minorHAnsi" w:cs="Calibri"/>
                <w:sz w:val="20"/>
                <w:szCs w:val="20"/>
                <w:lang w:val="en-US"/>
              </w:rPr>
              <w:t>1549.91, 5.45</w:t>
            </w:r>
          </w:p>
        </w:tc>
        <w:tc>
          <w:tcPr>
            <w:tcW w:w="2224" w:type="dxa"/>
          </w:tcPr>
          <w:p w14:paraId="384467D1" w14:textId="51A53D70" w:rsidR="00AC6567" w:rsidRPr="00AB648D" w:rsidRDefault="00E17B4D" w:rsidP="00B95C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AB648D">
              <w:rPr>
                <w:rFonts w:asciiTheme="minorHAnsi" w:hAnsiTheme="minorHAnsi" w:cs="Calibri"/>
                <w:b/>
                <w:bCs/>
                <w:sz w:val="20"/>
                <w:szCs w:val="20"/>
                <w:lang w:val="en-US"/>
              </w:rPr>
              <w:t>Dodecanol</w:t>
            </w:r>
            <w:proofErr w:type="spellEnd"/>
            <w:r w:rsidRPr="00AB648D">
              <w:rPr>
                <w:rFonts w:asciiTheme="minorHAnsi" w:hAnsiTheme="minorHAnsi" w:cs="Calibri"/>
                <w:b/>
                <w:bCs/>
                <w:sz w:val="20"/>
                <w:szCs w:val="20"/>
                <w:lang w:val="en-US"/>
              </w:rPr>
              <w:t>&lt;n-&gt;</w:t>
            </w:r>
          </w:p>
        </w:tc>
        <w:tc>
          <w:tcPr>
            <w:tcW w:w="1958" w:type="dxa"/>
          </w:tcPr>
          <w:p w14:paraId="334FA155" w14:textId="77777777" w:rsidR="00AC6567" w:rsidRPr="00AB648D" w:rsidRDefault="00AC6567" w:rsidP="00B95C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sz w:val="20"/>
                <w:szCs w:val="20"/>
                <w:lang w:val="en-US"/>
              </w:rPr>
            </w:pPr>
          </w:p>
        </w:tc>
      </w:tr>
      <w:tr w:rsidR="00AC6567" w:rsidRPr="00AB648D" w14:paraId="7FC90010" w14:textId="77777777" w:rsidTr="008531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8" w:type="dxa"/>
          </w:tcPr>
          <w:p w14:paraId="72403E6C" w14:textId="3924DE8A" w:rsidR="00AC6567" w:rsidRPr="00AB648D" w:rsidRDefault="00BF75D3" w:rsidP="00B95CB6">
            <w:pPr>
              <w:jc w:val="center"/>
              <w:rPr>
                <w:rFonts w:asciiTheme="minorHAnsi" w:hAnsiTheme="minorHAnsi" w:cs="Calibri"/>
                <w:b w:val="0"/>
                <w:bCs w:val="0"/>
                <w:sz w:val="20"/>
                <w:szCs w:val="20"/>
                <w:lang w:val="en-US"/>
              </w:rPr>
            </w:pPr>
            <w:r w:rsidRPr="00AB648D">
              <w:rPr>
                <w:rFonts w:asciiTheme="minorHAnsi" w:hAnsiTheme="minorHAnsi" w:cs="Calibri"/>
                <w:b w:val="0"/>
                <w:bCs w:val="0"/>
                <w:sz w:val="20"/>
                <w:szCs w:val="20"/>
                <w:lang w:val="en-US"/>
              </w:rPr>
              <w:t xml:space="preserve">2-phenylethyl (E)-2-methylbut-2-enoate (Phenethyl </w:t>
            </w:r>
            <w:proofErr w:type="spellStart"/>
            <w:r w:rsidRPr="00AB648D">
              <w:rPr>
                <w:rFonts w:asciiTheme="minorHAnsi" w:hAnsiTheme="minorHAnsi" w:cs="Calibri"/>
                <w:b w:val="0"/>
                <w:bCs w:val="0"/>
                <w:sz w:val="20"/>
                <w:szCs w:val="20"/>
                <w:lang w:val="en-US"/>
              </w:rPr>
              <w:t>tiglate</w:t>
            </w:r>
            <w:proofErr w:type="spellEnd"/>
            <w:r w:rsidRPr="00AB648D">
              <w:rPr>
                <w:rFonts w:asciiTheme="minorHAnsi" w:hAnsiTheme="minorHAnsi" w:cs="Calibri"/>
                <w:b w:val="0"/>
                <w:bCs w:val="0"/>
                <w:sz w:val="20"/>
                <w:szCs w:val="20"/>
                <w:lang w:val="en-US"/>
              </w:rPr>
              <w:t>)</w:t>
            </w:r>
          </w:p>
        </w:tc>
        <w:tc>
          <w:tcPr>
            <w:tcW w:w="1097" w:type="dxa"/>
          </w:tcPr>
          <w:p w14:paraId="25A79E36" w14:textId="7DB12668" w:rsidR="00AC6567" w:rsidRPr="00AB648D" w:rsidRDefault="00BF75D3" w:rsidP="00B95C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0"/>
                <w:szCs w:val="20"/>
                <w:lang w:val="en-US"/>
              </w:rPr>
            </w:pPr>
            <w:r w:rsidRPr="00AB648D">
              <w:rPr>
                <w:rFonts w:asciiTheme="minorHAnsi" w:hAnsiTheme="minorHAnsi" w:cs="Calibri"/>
                <w:sz w:val="20"/>
                <w:szCs w:val="20"/>
                <w:lang w:val="en-US"/>
              </w:rPr>
              <w:t>Berry</w:t>
            </w:r>
          </w:p>
        </w:tc>
        <w:tc>
          <w:tcPr>
            <w:tcW w:w="96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  <w:right w:val="single" w:sz="4" w:space="0" w:color="auto"/>
            </w:tcBorders>
          </w:tcPr>
          <w:p w14:paraId="2A6D4387" w14:textId="53AD8B2A" w:rsidR="00AC6567" w:rsidRPr="00AB648D" w:rsidRDefault="009F69F4" w:rsidP="00B95C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0"/>
                <w:szCs w:val="20"/>
                <w:lang w:val="en-US"/>
              </w:rPr>
            </w:pPr>
            <w:r w:rsidRPr="00AB648D">
              <w:rPr>
                <w:rFonts w:asciiTheme="minorHAnsi" w:hAnsiTheme="minorHAnsi" w:cs="Calibri"/>
                <w:sz w:val="20"/>
                <w:szCs w:val="20"/>
                <w:lang w:val="en-US"/>
              </w:rPr>
              <w:t>1599</w:t>
            </w:r>
          </w:p>
        </w:tc>
        <w:tc>
          <w:tcPr>
            <w:tcW w:w="1206" w:type="dxa"/>
            <w:tcBorders>
              <w:left w:val="single" w:sz="4" w:space="0" w:color="auto"/>
            </w:tcBorders>
          </w:tcPr>
          <w:p w14:paraId="3CC45794" w14:textId="3577D1EA" w:rsidR="00AC6567" w:rsidRPr="00AB648D" w:rsidRDefault="00E17B4D" w:rsidP="00B95C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0"/>
                <w:szCs w:val="20"/>
                <w:lang w:val="en-US"/>
              </w:rPr>
            </w:pPr>
            <w:r w:rsidRPr="00AB648D">
              <w:rPr>
                <w:rFonts w:asciiTheme="minorHAnsi" w:hAnsiTheme="minorHAnsi" w:cs="Calibri"/>
                <w:sz w:val="20"/>
                <w:szCs w:val="20"/>
                <w:lang w:val="en-US"/>
              </w:rPr>
              <w:t>1723.68, 0.90</w:t>
            </w:r>
          </w:p>
        </w:tc>
        <w:tc>
          <w:tcPr>
            <w:tcW w:w="2224" w:type="dxa"/>
          </w:tcPr>
          <w:p w14:paraId="536091D2" w14:textId="1F8CF257" w:rsidR="00AC6567" w:rsidRPr="00AB648D" w:rsidRDefault="00E17B4D" w:rsidP="00B95C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b/>
                <w:bCs/>
                <w:sz w:val="20"/>
                <w:szCs w:val="20"/>
                <w:lang w:val="en-US"/>
              </w:rPr>
            </w:pPr>
            <w:r w:rsidRPr="00AB648D">
              <w:rPr>
                <w:rFonts w:asciiTheme="minorHAnsi" w:hAnsiTheme="minorHAnsi" w:cs="Calibri"/>
                <w:b/>
                <w:bCs/>
                <w:sz w:val="20"/>
                <w:szCs w:val="20"/>
                <w:lang w:val="en-US"/>
              </w:rPr>
              <w:t>Phenyl ethyl </w:t>
            </w:r>
            <w:proofErr w:type="spellStart"/>
            <w:r w:rsidRPr="00AB648D">
              <w:rPr>
                <w:rFonts w:asciiTheme="minorHAnsi" w:hAnsiTheme="minorHAnsi" w:cs="Calibri"/>
                <w:b/>
                <w:bCs/>
                <w:sz w:val="20"/>
                <w:szCs w:val="20"/>
                <w:lang w:val="en-US"/>
              </w:rPr>
              <w:t>tiglate</w:t>
            </w:r>
            <w:proofErr w:type="spellEnd"/>
            <w:r w:rsidRPr="00AB648D">
              <w:rPr>
                <w:rFonts w:asciiTheme="minorHAnsi" w:hAnsiTheme="minorHAnsi" w:cs="Calibri"/>
                <w:b/>
                <w:bCs/>
                <w:sz w:val="20"/>
                <w:szCs w:val="20"/>
                <w:lang w:val="en-US"/>
              </w:rPr>
              <w:t>&lt;2-&gt;</w:t>
            </w:r>
          </w:p>
        </w:tc>
        <w:tc>
          <w:tcPr>
            <w:tcW w:w="1958" w:type="dxa"/>
          </w:tcPr>
          <w:p w14:paraId="3AC702F3" w14:textId="77777777" w:rsidR="00AC6567" w:rsidRPr="00AB648D" w:rsidRDefault="00AC6567" w:rsidP="00B95CB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sz w:val="20"/>
                <w:szCs w:val="20"/>
                <w:lang w:val="en-US"/>
              </w:rPr>
            </w:pPr>
          </w:p>
        </w:tc>
      </w:tr>
    </w:tbl>
    <w:p w14:paraId="3AF57793" w14:textId="77777777" w:rsidR="00780F99" w:rsidRPr="00AB648D" w:rsidRDefault="00780F99" w:rsidP="00780F99">
      <w:pPr>
        <w:rPr>
          <w:rFonts w:asciiTheme="minorHAnsi" w:hAnsiTheme="minorHAnsi"/>
          <w:lang w:val="en-US"/>
        </w:rPr>
      </w:pPr>
    </w:p>
    <w:p w14:paraId="71867F24" w14:textId="77777777" w:rsidR="00780F99" w:rsidRPr="00AB648D" w:rsidRDefault="00780F99" w:rsidP="00780F99">
      <w:pPr>
        <w:rPr>
          <w:rFonts w:asciiTheme="minorHAnsi" w:hAnsiTheme="minorHAnsi"/>
          <w:lang w:val="en-US"/>
        </w:rPr>
      </w:pPr>
    </w:p>
    <w:p w14:paraId="58132714" w14:textId="77777777" w:rsidR="00780F99" w:rsidRDefault="00780F99" w:rsidP="00780F99">
      <w:pPr>
        <w:rPr>
          <w:lang w:val="en-US"/>
        </w:rPr>
      </w:pPr>
    </w:p>
    <w:p w14:paraId="301957BF" w14:textId="77777777" w:rsidR="00780F99" w:rsidRDefault="00780F99" w:rsidP="00780F99">
      <w:pPr>
        <w:rPr>
          <w:lang w:val="en-US"/>
        </w:rPr>
      </w:pPr>
    </w:p>
    <w:p w14:paraId="0103A05A" w14:textId="77777777" w:rsidR="00780F99" w:rsidRDefault="00780F99" w:rsidP="00780F99">
      <w:pPr>
        <w:rPr>
          <w:lang w:val="en-US"/>
        </w:rPr>
      </w:pPr>
    </w:p>
    <w:p w14:paraId="312AE896" w14:textId="77777777" w:rsidR="00780F99" w:rsidRPr="00780F99" w:rsidRDefault="00780F99" w:rsidP="00780F99">
      <w:pPr>
        <w:rPr>
          <w:lang w:val="en-US"/>
        </w:rPr>
      </w:pPr>
    </w:p>
    <w:p w14:paraId="5C6184A3" w14:textId="77777777" w:rsidR="00062909" w:rsidRDefault="00062909"/>
    <w:p w14:paraId="1C5934FF" w14:textId="2FCEF70D" w:rsidR="00574ACE" w:rsidRDefault="00574ACE"/>
    <w:p w14:paraId="1A45246A" w14:textId="77777777" w:rsidR="001C1F9B" w:rsidRDefault="001C1F9B">
      <w:pPr>
        <w:sectPr w:rsidR="001C1F9B" w:rsidSect="00866E3A">
          <w:pgSz w:w="11906" w:h="16838"/>
          <w:pgMar w:top="1440" w:right="1080" w:bottom="1440" w:left="1080" w:header="708" w:footer="708" w:gutter="0"/>
          <w:cols w:space="708"/>
          <w:docGrid w:linePitch="360"/>
        </w:sectPr>
      </w:pPr>
    </w:p>
    <w:p w14:paraId="01BAD72A" w14:textId="661F18BC" w:rsidR="00F27103" w:rsidRPr="00AB648D" w:rsidRDefault="00EA60F4" w:rsidP="00F23EF0">
      <w:pPr>
        <w:pStyle w:val="Caption"/>
        <w:rPr>
          <w:rFonts w:asciiTheme="minorHAnsi" w:hAnsiTheme="minorHAnsi"/>
          <w:lang w:val="en-US"/>
        </w:rPr>
      </w:pPr>
      <w:r w:rsidRPr="00AB648D">
        <w:rPr>
          <w:rFonts w:asciiTheme="minorHAnsi" w:hAnsiTheme="minorHAnsi"/>
          <w:lang w:val="en-US"/>
        </w:rPr>
        <w:lastRenderedPageBreak/>
        <w:t xml:space="preserve">Table </w:t>
      </w:r>
      <w:r w:rsidR="006D14EE" w:rsidRPr="00AB648D">
        <w:rPr>
          <w:rFonts w:asciiTheme="minorHAnsi" w:hAnsiTheme="minorHAnsi"/>
          <w:lang w:val="en-US"/>
        </w:rPr>
        <w:t>S</w:t>
      </w:r>
      <w:r w:rsidR="006D14EE" w:rsidRPr="001C63C6">
        <w:rPr>
          <w:rFonts w:asciiTheme="minorHAnsi" w:hAnsiTheme="minorHAnsi"/>
          <w:lang w:val="en-US"/>
        </w:rPr>
        <w:t>5</w:t>
      </w:r>
      <w:r w:rsidR="008718F5" w:rsidRPr="00AB648D">
        <w:rPr>
          <w:rFonts w:asciiTheme="minorHAnsi" w:hAnsiTheme="minorHAnsi"/>
          <w:lang w:val="en-US"/>
        </w:rPr>
        <w:t>: Breath</w:t>
      </w:r>
      <w:r w:rsidR="00067488" w:rsidRPr="00AB648D">
        <w:rPr>
          <w:rFonts w:asciiTheme="minorHAnsi" w:hAnsiTheme="minorHAnsi"/>
          <w:lang w:val="en-US"/>
        </w:rPr>
        <w:t xml:space="preserve"> standards dilutions</w:t>
      </w:r>
      <w:r w:rsidR="008718F5" w:rsidRPr="00AB648D">
        <w:rPr>
          <w:rFonts w:asciiTheme="minorHAnsi" w:hAnsiTheme="minorHAnsi"/>
          <w:lang w:val="en-US"/>
        </w:rPr>
        <w:t xml:space="preserve"> dataset results</w:t>
      </w:r>
      <w:r w:rsidR="00067488" w:rsidRPr="00AB648D">
        <w:rPr>
          <w:rFonts w:asciiTheme="minorHAnsi" w:hAnsiTheme="minorHAnsi"/>
          <w:lang w:val="en-US"/>
        </w:rPr>
        <w:t xml:space="preserve"> </w:t>
      </w:r>
      <w:r w:rsidR="008718F5" w:rsidRPr="00AB648D">
        <w:rPr>
          <w:rFonts w:asciiTheme="minorHAnsi" w:hAnsiTheme="minorHAnsi"/>
          <w:lang w:val="en-US"/>
        </w:rPr>
        <w:t>(validation)</w:t>
      </w:r>
      <w:r w:rsidR="00E97403" w:rsidRPr="00AB648D">
        <w:rPr>
          <w:rFonts w:asciiTheme="minorHAnsi" w:hAnsiTheme="minorHAnsi"/>
          <w:lang w:val="en-US"/>
        </w:rPr>
        <w:t>.</w:t>
      </w:r>
      <w:r w:rsidR="001134D6" w:rsidRPr="00AB648D">
        <w:rPr>
          <w:rFonts w:asciiTheme="minorHAnsi" w:hAnsiTheme="minorHAnsi"/>
          <w:lang w:val="en-US"/>
        </w:rPr>
        <w:t xml:space="preserve"> </w:t>
      </w:r>
      <w:ins w:id="42" w:author="Raquel Cumeras" w:date="2024-12-16T17:09:00Z" w16du:dateUtc="2024-12-16T16:09:00Z">
        <w:r w:rsidR="00856839">
          <w:rPr>
            <w:rFonts w:asciiTheme="minorHAnsi" w:hAnsiTheme="minorHAnsi"/>
            <w:lang w:val="en-US"/>
          </w:rPr>
          <w:t>A signal-to-noise (</w:t>
        </w:r>
      </w:ins>
      <w:r w:rsidR="001134D6" w:rsidRPr="00AB648D">
        <w:rPr>
          <w:rFonts w:asciiTheme="minorHAnsi" w:hAnsiTheme="minorHAnsi"/>
          <w:lang w:val="en-US"/>
        </w:rPr>
        <w:t>S/N</w:t>
      </w:r>
      <w:ins w:id="43" w:author="Raquel Cumeras" w:date="2024-12-16T17:09:00Z" w16du:dateUtc="2024-12-16T16:09:00Z">
        <w:r w:rsidR="00856839">
          <w:rPr>
            <w:rFonts w:asciiTheme="minorHAnsi" w:hAnsiTheme="minorHAnsi"/>
            <w:lang w:val="en-US"/>
          </w:rPr>
          <w:t>) ratio of</w:t>
        </w:r>
      </w:ins>
      <w:r w:rsidR="001134D6" w:rsidRPr="00AB648D">
        <w:rPr>
          <w:rFonts w:asciiTheme="minorHAnsi" w:hAnsiTheme="minorHAnsi"/>
          <w:lang w:val="en-US"/>
        </w:rPr>
        <w:t xml:space="preserve"> 3 </w:t>
      </w:r>
      <w:ins w:id="44" w:author="Raquel Cumeras" w:date="2024-12-16T17:09:00Z" w16du:dateUtc="2024-12-16T16:09:00Z">
        <w:r w:rsidR="00856839">
          <w:rPr>
            <w:rFonts w:asciiTheme="minorHAnsi" w:hAnsiTheme="minorHAnsi"/>
            <w:lang w:val="en-US"/>
          </w:rPr>
          <w:t xml:space="preserve">was used </w:t>
        </w:r>
      </w:ins>
      <w:r w:rsidR="001134D6" w:rsidRPr="00AB648D">
        <w:rPr>
          <w:rFonts w:asciiTheme="minorHAnsi" w:hAnsiTheme="minorHAnsi"/>
          <w:lang w:val="en-US"/>
        </w:rPr>
        <w:t>for all compounds</w:t>
      </w:r>
      <w:ins w:id="45" w:author="Raquel Cumeras" w:date="2024-12-16T17:09:00Z" w16du:dateUtc="2024-12-16T16:09:00Z">
        <w:r w:rsidR="00856839">
          <w:rPr>
            <w:rFonts w:asciiTheme="minorHAnsi" w:hAnsiTheme="minorHAnsi"/>
            <w:lang w:val="en-US"/>
          </w:rPr>
          <w:t>,</w:t>
        </w:r>
      </w:ins>
      <w:r w:rsidR="001134D6" w:rsidRPr="00AB648D">
        <w:rPr>
          <w:rFonts w:asciiTheme="minorHAnsi" w:hAnsiTheme="minorHAnsi"/>
          <w:lang w:val="en-US"/>
        </w:rPr>
        <w:t xml:space="preserve"> except for </w:t>
      </w:r>
      <w:proofErr w:type="spellStart"/>
      <w:r w:rsidR="001134D6" w:rsidRPr="00AB648D">
        <w:rPr>
          <w:rFonts w:asciiTheme="minorHAnsi" w:hAnsiTheme="minorHAnsi"/>
          <w:lang w:val="en-US"/>
        </w:rPr>
        <w:t>Decane</w:t>
      </w:r>
      <w:proofErr w:type="spellEnd"/>
      <w:r w:rsidR="001134D6" w:rsidRPr="00AB648D">
        <w:rPr>
          <w:rFonts w:asciiTheme="minorHAnsi" w:hAnsiTheme="minorHAnsi"/>
          <w:lang w:val="en-US"/>
        </w:rPr>
        <w:t xml:space="preserve">, for which the </w:t>
      </w:r>
      <w:ins w:id="46" w:author="Raquel Cumeras" w:date="2024-12-16T17:08:00Z" w16du:dateUtc="2024-12-16T16:08:00Z">
        <w:r w:rsidR="00856839">
          <w:rPr>
            <w:rFonts w:asciiTheme="minorHAnsi" w:hAnsiTheme="minorHAnsi"/>
            <w:lang w:val="en-US"/>
          </w:rPr>
          <w:t>S/N</w:t>
        </w:r>
      </w:ins>
      <w:r w:rsidR="001134D6" w:rsidRPr="00AB648D">
        <w:rPr>
          <w:rFonts w:asciiTheme="minorHAnsi" w:hAnsiTheme="minorHAnsi"/>
          <w:lang w:val="en-US"/>
        </w:rPr>
        <w:t xml:space="preserve"> </w:t>
      </w:r>
      <w:ins w:id="47" w:author="Raquel Cumeras" w:date="2024-12-16T17:10:00Z" w16du:dateUtc="2024-12-16T16:10:00Z">
        <w:r w:rsidR="00856839">
          <w:rPr>
            <w:rFonts w:asciiTheme="minorHAnsi" w:hAnsiTheme="minorHAnsi"/>
            <w:lang w:val="en-US"/>
          </w:rPr>
          <w:t xml:space="preserve">threshold </w:t>
        </w:r>
      </w:ins>
      <w:r w:rsidR="001134D6" w:rsidRPr="00AB648D">
        <w:rPr>
          <w:rFonts w:asciiTheme="minorHAnsi" w:hAnsiTheme="minorHAnsi"/>
          <w:lang w:val="en-US"/>
        </w:rPr>
        <w:t>was lowered to 1.</w:t>
      </w:r>
    </w:p>
    <w:tbl>
      <w:tblPr>
        <w:tblStyle w:val="TableGrid"/>
        <w:tblW w:w="9715" w:type="dxa"/>
        <w:tblLayout w:type="fixed"/>
        <w:tblLook w:val="04A0" w:firstRow="1" w:lastRow="0" w:firstColumn="1" w:lastColumn="0" w:noHBand="0" w:noVBand="1"/>
      </w:tblPr>
      <w:tblGrid>
        <w:gridCol w:w="2592"/>
        <w:gridCol w:w="1440"/>
        <w:gridCol w:w="979"/>
        <w:gridCol w:w="979"/>
        <w:gridCol w:w="979"/>
        <w:gridCol w:w="979"/>
        <w:gridCol w:w="979"/>
        <w:gridCol w:w="788"/>
      </w:tblGrid>
      <w:tr w:rsidR="00D749A2" w:rsidRPr="00AB648D" w14:paraId="44DC4797" w14:textId="77777777" w:rsidTr="00BB1823">
        <w:trPr>
          <w:trHeight w:val="340"/>
        </w:trPr>
        <w:tc>
          <w:tcPr>
            <w:tcW w:w="2592" w:type="dxa"/>
            <w:noWrap/>
            <w:vAlign w:val="center"/>
            <w:hideMark/>
          </w:tcPr>
          <w:p w14:paraId="393CA223" w14:textId="60045A7D" w:rsidR="006D660C" w:rsidRPr="00AB648D" w:rsidRDefault="001E7521" w:rsidP="00BB1823">
            <w:pPr>
              <w:jc w:val="center"/>
              <w:rPr>
                <w:rFonts w:asciiTheme="minorHAnsi" w:hAnsiTheme="minorHAnsi" w:cs="Calibri"/>
                <w:b/>
                <w:bCs/>
                <w:sz w:val="18"/>
                <w:szCs w:val="18"/>
                <w:lang w:val="en-US"/>
              </w:rPr>
            </w:pPr>
            <w:r w:rsidRPr="00AB648D">
              <w:rPr>
                <w:rFonts w:asciiTheme="minorHAnsi" w:hAnsiTheme="minorHAnsi" w:cs="Calibri"/>
                <w:b/>
                <w:bCs/>
                <w:sz w:val="18"/>
                <w:szCs w:val="18"/>
                <w:lang w:val="en-US"/>
              </w:rPr>
              <w:t>Compound</w:t>
            </w:r>
          </w:p>
        </w:tc>
        <w:tc>
          <w:tcPr>
            <w:tcW w:w="1440" w:type="dxa"/>
            <w:noWrap/>
            <w:vAlign w:val="center"/>
            <w:hideMark/>
          </w:tcPr>
          <w:p w14:paraId="6624F027" w14:textId="140559A3" w:rsidR="006D660C" w:rsidRPr="00AB648D" w:rsidRDefault="0072448A" w:rsidP="00BB1823">
            <w:pPr>
              <w:jc w:val="center"/>
              <w:rPr>
                <w:rFonts w:asciiTheme="minorHAnsi" w:hAnsiTheme="minorHAnsi" w:cs="Calibri"/>
                <w:b/>
                <w:bCs/>
                <w:sz w:val="18"/>
                <w:szCs w:val="18"/>
                <w:lang w:val="en-US"/>
              </w:rPr>
            </w:pPr>
            <w:r w:rsidRPr="00AB648D">
              <w:rPr>
                <w:rFonts w:asciiTheme="minorHAnsi" w:hAnsiTheme="minorHAnsi" w:cs="Calibri"/>
                <w:b/>
                <w:bCs/>
                <w:sz w:val="18"/>
                <w:szCs w:val="18"/>
                <w:lang w:val="en-US"/>
              </w:rPr>
              <w:t>RT</w:t>
            </w:r>
            <w:r w:rsidR="00574ACE" w:rsidRPr="00AB648D">
              <w:rPr>
                <w:rFonts w:asciiTheme="minorHAnsi" w:hAnsiTheme="minorHAnsi" w:cs="Calibri"/>
                <w:b/>
                <w:bCs/>
                <w:sz w:val="18"/>
                <w:szCs w:val="18"/>
                <w:lang w:val="en-US"/>
              </w:rPr>
              <w:t>1 (s), RT2</w:t>
            </w:r>
            <w:r w:rsidR="006F6009" w:rsidRPr="00AB648D">
              <w:rPr>
                <w:rFonts w:asciiTheme="minorHAnsi" w:hAnsiTheme="minorHAnsi" w:cs="Calibri"/>
                <w:b/>
                <w:bCs/>
                <w:sz w:val="18"/>
                <w:szCs w:val="18"/>
                <w:lang w:val="en-US"/>
              </w:rPr>
              <w:t xml:space="preserve"> (s)</w:t>
            </w:r>
          </w:p>
        </w:tc>
        <w:tc>
          <w:tcPr>
            <w:tcW w:w="979" w:type="dxa"/>
            <w:noWrap/>
            <w:vAlign w:val="center"/>
            <w:hideMark/>
          </w:tcPr>
          <w:p w14:paraId="321E0766" w14:textId="77777777" w:rsidR="006D660C" w:rsidRPr="00AB648D" w:rsidRDefault="006D660C" w:rsidP="00BB1823">
            <w:pPr>
              <w:jc w:val="center"/>
              <w:rPr>
                <w:rFonts w:asciiTheme="minorHAnsi" w:hAnsiTheme="minorHAnsi" w:cs="Calibri"/>
                <w:b/>
                <w:bCs/>
                <w:sz w:val="18"/>
                <w:szCs w:val="18"/>
                <w:lang w:val="en-US"/>
              </w:rPr>
            </w:pPr>
            <w:r w:rsidRPr="00AB648D">
              <w:rPr>
                <w:rFonts w:asciiTheme="minorHAnsi" w:hAnsiTheme="minorHAnsi" w:cs="Calibri"/>
                <w:b/>
                <w:bCs/>
                <w:sz w:val="18"/>
                <w:szCs w:val="18"/>
                <w:lang w:val="en-US"/>
              </w:rPr>
              <w:t>0.1 ppm</w:t>
            </w:r>
          </w:p>
        </w:tc>
        <w:tc>
          <w:tcPr>
            <w:tcW w:w="979" w:type="dxa"/>
            <w:noWrap/>
            <w:vAlign w:val="center"/>
            <w:hideMark/>
          </w:tcPr>
          <w:p w14:paraId="450E97DD" w14:textId="77777777" w:rsidR="006D660C" w:rsidRPr="00AB648D" w:rsidRDefault="006D660C" w:rsidP="00BB1823">
            <w:pPr>
              <w:jc w:val="center"/>
              <w:rPr>
                <w:rFonts w:asciiTheme="minorHAnsi" w:hAnsiTheme="minorHAnsi" w:cs="Calibri"/>
                <w:b/>
                <w:bCs/>
                <w:sz w:val="18"/>
                <w:szCs w:val="18"/>
                <w:lang w:val="en-US"/>
              </w:rPr>
            </w:pPr>
            <w:r w:rsidRPr="00AB648D">
              <w:rPr>
                <w:rFonts w:asciiTheme="minorHAnsi" w:hAnsiTheme="minorHAnsi" w:cs="Calibri"/>
                <w:b/>
                <w:bCs/>
                <w:sz w:val="18"/>
                <w:szCs w:val="18"/>
                <w:lang w:val="en-US"/>
              </w:rPr>
              <w:t>0.25 ppm</w:t>
            </w:r>
          </w:p>
        </w:tc>
        <w:tc>
          <w:tcPr>
            <w:tcW w:w="979" w:type="dxa"/>
            <w:noWrap/>
            <w:vAlign w:val="center"/>
            <w:hideMark/>
          </w:tcPr>
          <w:p w14:paraId="5BE4E1E2" w14:textId="77777777" w:rsidR="006D660C" w:rsidRPr="00AB648D" w:rsidRDefault="006D660C" w:rsidP="00BB1823">
            <w:pPr>
              <w:jc w:val="center"/>
              <w:rPr>
                <w:rFonts w:asciiTheme="minorHAnsi" w:hAnsiTheme="minorHAnsi" w:cs="Calibri"/>
                <w:b/>
                <w:bCs/>
                <w:sz w:val="18"/>
                <w:szCs w:val="18"/>
                <w:lang w:val="en-US"/>
              </w:rPr>
            </w:pPr>
            <w:r w:rsidRPr="00AB648D">
              <w:rPr>
                <w:rFonts w:asciiTheme="minorHAnsi" w:hAnsiTheme="minorHAnsi" w:cs="Calibri"/>
                <w:b/>
                <w:bCs/>
                <w:sz w:val="18"/>
                <w:szCs w:val="18"/>
                <w:lang w:val="en-US"/>
              </w:rPr>
              <w:t>0.5 ppm</w:t>
            </w:r>
          </w:p>
        </w:tc>
        <w:tc>
          <w:tcPr>
            <w:tcW w:w="979" w:type="dxa"/>
            <w:noWrap/>
            <w:vAlign w:val="center"/>
            <w:hideMark/>
          </w:tcPr>
          <w:p w14:paraId="76BA8AD1" w14:textId="77777777" w:rsidR="006D660C" w:rsidRPr="00AB648D" w:rsidRDefault="006D660C" w:rsidP="00BB1823">
            <w:pPr>
              <w:jc w:val="center"/>
              <w:rPr>
                <w:rFonts w:asciiTheme="minorHAnsi" w:hAnsiTheme="minorHAnsi" w:cs="Calibri"/>
                <w:b/>
                <w:bCs/>
                <w:sz w:val="18"/>
                <w:szCs w:val="18"/>
                <w:lang w:val="en-US"/>
              </w:rPr>
            </w:pPr>
            <w:r w:rsidRPr="00AB648D">
              <w:rPr>
                <w:rFonts w:asciiTheme="minorHAnsi" w:hAnsiTheme="minorHAnsi" w:cs="Calibri"/>
                <w:b/>
                <w:bCs/>
                <w:sz w:val="18"/>
                <w:szCs w:val="18"/>
                <w:lang w:val="en-US"/>
              </w:rPr>
              <w:t>0.75 ppm</w:t>
            </w:r>
          </w:p>
        </w:tc>
        <w:tc>
          <w:tcPr>
            <w:tcW w:w="979" w:type="dxa"/>
            <w:noWrap/>
            <w:vAlign w:val="center"/>
            <w:hideMark/>
          </w:tcPr>
          <w:p w14:paraId="6D6C6D75" w14:textId="77777777" w:rsidR="006D660C" w:rsidRPr="00AB648D" w:rsidRDefault="006D660C" w:rsidP="00BB1823">
            <w:pPr>
              <w:jc w:val="center"/>
              <w:rPr>
                <w:rFonts w:asciiTheme="minorHAnsi" w:hAnsiTheme="minorHAnsi" w:cs="Calibri"/>
                <w:b/>
                <w:bCs/>
                <w:sz w:val="18"/>
                <w:szCs w:val="18"/>
                <w:lang w:val="en-US"/>
              </w:rPr>
            </w:pPr>
            <w:r w:rsidRPr="00AB648D">
              <w:rPr>
                <w:rFonts w:asciiTheme="minorHAnsi" w:hAnsiTheme="minorHAnsi" w:cs="Calibri"/>
                <w:b/>
                <w:bCs/>
                <w:sz w:val="18"/>
                <w:szCs w:val="18"/>
                <w:lang w:val="en-US"/>
              </w:rPr>
              <w:t>1 ppm</w:t>
            </w:r>
          </w:p>
        </w:tc>
        <w:tc>
          <w:tcPr>
            <w:tcW w:w="788" w:type="dxa"/>
            <w:noWrap/>
            <w:vAlign w:val="center"/>
            <w:hideMark/>
          </w:tcPr>
          <w:p w14:paraId="73B0132B" w14:textId="0F2AF0F1" w:rsidR="006D660C" w:rsidRPr="00AB648D" w:rsidRDefault="006D660C" w:rsidP="00BB1823">
            <w:pPr>
              <w:jc w:val="center"/>
              <w:rPr>
                <w:rFonts w:asciiTheme="minorHAnsi" w:hAnsiTheme="minorHAnsi" w:cs="Calibri"/>
                <w:b/>
                <w:bCs/>
                <w:sz w:val="18"/>
                <w:szCs w:val="18"/>
                <w:vertAlign w:val="superscript"/>
                <w:lang w:val="en-US"/>
              </w:rPr>
            </w:pPr>
            <w:r w:rsidRPr="00AB648D">
              <w:rPr>
                <w:rFonts w:asciiTheme="minorHAnsi" w:hAnsiTheme="minorHAnsi" w:cs="Calibri"/>
                <w:b/>
                <w:bCs/>
                <w:sz w:val="18"/>
                <w:szCs w:val="18"/>
                <w:lang w:val="en-US"/>
              </w:rPr>
              <w:t>R</w:t>
            </w:r>
            <w:r w:rsidR="006F6009" w:rsidRPr="00AB648D">
              <w:rPr>
                <w:rFonts w:asciiTheme="minorHAnsi" w:hAnsiTheme="minorHAnsi" w:cs="Calibri"/>
                <w:b/>
                <w:bCs/>
                <w:sz w:val="18"/>
                <w:szCs w:val="18"/>
                <w:vertAlign w:val="superscript"/>
                <w:lang w:val="en-US"/>
              </w:rPr>
              <w:t>2</w:t>
            </w:r>
          </w:p>
        </w:tc>
      </w:tr>
      <w:tr w:rsidR="00D749A2" w:rsidRPr="00AB648D" w14:paraId="6DAA0C06" w14:textId="77777777" w:rsidTr="00BB1823">
        <w:trPr>
          <w:trHeight w:val="320"/>
        </w:trPr>
        <w:tc>
          <w:tcPr>
            <w:tcW w:w="2592" w:type="dxa"/>
            <w:noWrap/>
            <w:vAlign w:val="center"/>
            <w:hideMark/>
          </w:tcPr>
          <w:p w14:paraId="51B34625" w14:textId="77777777" w:rsidR="001E7521" w:rsidRPr="00AB648D" w:rsidRDefault="001E7521" w:rsidP="00D749A2">
            <w:pPr>
              <w:rPr>
                <w:rFonts w:asciiTheme="minorHAnsi" w:hAnsiTheme="minorHAnsi" w:cs="Lucida Grande"/>
                <w:sz w:val="18"/>
                <w:szCs w:val="18"/>
                <w:lang w:val="en-US"/>
              </w:rPr>
            </w:pPr>
            <w:r w:rsidRPr="00AB648D">
              <w:rPr>
                <w:rFonts w:asciiTheme="minorHAnsi" w:hAnsiTheme="minorHAnsi" w:cs="Lucida Grande"/>
                <w:sz w:val="18"/>
                <w:szCs w:val="18"/>
                <w:lang w:val="en-US"/>
              </w:rPr>
              <w:t>2-Hexanone</w:t>
            </w:r>
          </w:p>
        </w:tc>
        <w:tc>
          <w:tcPr>
            <w:tcW w:w="1440" w:type="dxa"/>
            <w:noWrap/>
            <w:vAlign w:val="center"/>
            <w:hideMark/>
          </w:tcPr>
          <w:p w14:paraId="6596CE8F" w14:textId="762600A0" w:rsidR="001E7521" w:rsidRPr="00AB648D" w:rsidRDefault="001E7521" w:rsidP="00D749A2">
            <w:pPr>
              <w:jc w:val="center"/>
              <w:rPr>
                <w:rFonts w:asciiTheme="minorHAnsi" w:hAnsiTheme="minorHAnsi" w:cs="Calibri"/>
                <w:sz w:val="18"/>
                <w:szCs w:val="18"/>
                <w:lang w:val="en-US"/>
              </w:rPr>
            </w:pP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259.98, 1.670</w:t>
            </w:r>
          </w:p>
        </w:tc>
        <w:tc>
          <w:tcPr>
            <w:tcW w:w="979" w:type="dxa"/>
            <w:noWrap/>
            <w:vAlign w:val="center"/>
            <w:hideMark/>
          </w:tcPr>
          <w:p w14:paraId="657F2AF9" w14:textId="6F7A3898" w:rsidR="001E7521" w:rsidRPr="00AB648D" w:rsidRDefault="001E7521" w:rsidP="000A3570">
            <w:pPr>
              <w:jc w:val="center"/>
              <w:rPr>
                <w:rFonts w:asciiTheme="minorHAnsi" w:hAnsiTheme="minorHAnsi" w:cs="Calibri"/>
                <w:sz w:val="18"/>
                <w:szCs w:val="18"/>
                <w:lang w:val="en-US"/>
              </w:rPr>
            </w:pP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5</w:t>
            </w:r>
            <w:r w:rsidR="00AE0176"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.</w:t>
            </w: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22E+05</w:t>
            </w:r>
          </w:p>
        </w:tc>
        <w:tc>
          <w:tcPr>
            <w:tcW w:w="979" w:type="dxa"/>
            <w:noWrap/>
            <w:vAlign w:val="center"/>
            <w:hideMark/>
          </w:tcPr>
          <w:p w14:paraId="5AA0894B" w14:textId="2F891936" w:rsidR="001E7521" w:rsidRPr="00AB648D" w:rsidRDefault="001E7521" w:rsidP="000A3570">
            <w:pPr>
              <w:jc w:val="center"/>
              <w:rPr>
                <w:rFonts w:asciiTheme="minorHAnsi" w:hAnsiTheme="minorHAnsi" w:cs="Calibri"/>
                <w:sz w:val="18"/>
                <w:szCs w:val="18"/>
                <w:lang w:val="en-US"/>
              </w:rPr>
            </w:pP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9</w:t>
            </w:r>
            <w:r w:rsidR="00AE0176"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.</w:t>
            </w: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11E+05</w:t>
            </w:r>
          </w:p>
        </w:tc>
        <w:tc>
          <w:tcPr>
            <w:tcW w:w="979" w:type="dxa"/>
            <w:noWrap/>
            <w:vAlign w:val="center"/>
            <w:hideMark/>
          </w:tcPr>
          <w:p w14:paraId="5BBFDF3B" w14:textId="7362FF4A" w:rsidR="001E7521" w:rsidRPr="00AB648D" w:rsidRDefault="001E7521" w:rsidP="000A3570">
            <w:pPr>
              <w:jc w:val="center"/>
              <w:rPr>
                <w:rFonts w:asciiTheme="minorHAnsi" w:hAnsiTheme="minorHAnsi" w:cs="Calibri"/>
                <w:sz w:val="18"/>
                <w:szCs w:val="18"/>
                <w:lang w:val="en-US"/>
              </w:rPr>
            </w:pP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3</w:t>
            </w:r>
            <w:r w:rsidR="00AE0176"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.</w:t>
            </w: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10E+06</w:t>
            </w:r>
          </w:p>
        </w:tc>
        <w:tc>
          <w:tcPr>
            <w:tcW w:w="979" w:type="dxa"/>
            <w:noWrap/>
            <w:vAlign w:val="center"/>
            <w:hideMark/>
          </w:tcPr>
          <w:p w14:paraId="6AE3C43B" w14:textId="6FE577E6" w:rsidR="001E7521" w:rsidRPr="00AB648D" w:rsidRDefault="001E7521" w:rsidP="000A3570">
            <w:pPr>
              <w:jc w:val="center"/>
              <w:rPr>
                <w:rFonts w:asciiTheme="minorHAnsi" w:hAnsiTheme="minorHAnsi" w:cs="Calibri"/>
                <w:sz w:val="18"/>
                <w:szCs w:val="18"/>
                <w:lang w:val="en-US"/>
              </w:rPr>
            </w:pP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6</w:t>
            </w:r>
            <w:r w:rsidR="00DA09D0"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.</w:t>
            </w: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33E+06</w:t>
            </w:r>
          </w:p>
        </w:tc>
        <w:tc>
          <w:tcPr>
            <w:tcW w:w="979" w:type="dxa"/>
            <w:noWrap/>
            <w:vAlign w:val="center"/>
            <w:hideMark/>
          </w:tcPr>
          <w:p w14:paraId="3EEBF78E" w14:textId="78662886" w:rsidR="001E7521" w:rsidRPr="00AB648D" w:rsidRDefault="001E7521" w:rsidP="000A3570">
            <w:pPr>
              <w:jc w:val="center"/>
              <w:rPr>
                <w:rFonts w:asciiTheme="minorHAnsi" w:hAnsiTheme="minorHAnsi" w:cs="Calibri"/>
                <w:sz w:val="18"/>
                <w:szCs w:val="18"/>
                <w:lang w:val="en-US"/>
              </w:rPr>
            </w:pP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1</w:t>
            </w:r>
            <w:r w:rsidR="00DA09D0"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.</w:t>
            </w: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11E+07</w:t>
            </w:r>
          </w:p>
        </w:tc>
        <w:tc>
          <w:tcPr>
            <w:tcW w:w="788" w:type="dxa"/>
            <w:noWrap/>
            <w:vAlign w:val="center"/>
            <w:hideMark/>
          </w:tcPr>
          <w:p w14:paraId="7D84E09E" w14:textId="76A1CD95" w:rsidR="001E7521" w:rsidRPr="00AB648D" w:rsidRDefault="001E7521" w:rsidP="000A3570">
            <w:pPr>
              <w:jc w:val="center"/>
              <w:rPr>
                <w:rFonts w:asciiTheme="minorHAnsi" w:hAnsiTheme="minorHAnsi" w:cs="Calibri"/>
                <w:sz w:val="18"/>
                <w:szCs w:val="18"/>
                <w:lang w:val="en-US"/>
              </w:rPr>
            </w:pP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0</w:t>
            </w:r>
            <w:r w:rsidR="00DA09D0"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.</w:t>
            </w: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91</w:t>
            </w:r>
            <w:r w:rsidR="003631D6"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2</w:t>
            </w:r>
          </w:p>
        </w:tc>
      </w:tr>
      <w:tr w:rsidR="00D749A2" w:rsidRPr="00AB648D" w14:paraId="2601272E" w14:textId="77777777" w:rsidTr="00BB1823">
        <w:trPr>
          <w:trHeight w:val="320"/>
        </w:trPr>
        <w:tc>
          <w:tcPr>
            <w:tcW w:w="2592" w:type="dxa"/>
            <w:noWrap/>
            <w:vAlign w:val="center"/>
            <w:hideMark/>
          </w:tcPr>
          <w:p w14:paraId="2F9C4156" w14:textId="77777777" w:rsidR="001E7521" w:rsidRPr="00AB648D" w:rsidRDefault="001E7521" w:rsidP="00D749A2">
            <w:pPr>
              <w:rPr>
                <w:rFonts w:asciiTheme="minorHAnsi" w:hAnsiTheme="minorHAnsi" w:cs="Lucida Grande"/>
                <w:sz w:val="18"/>
                <w:szCs w:val="18"/>
                <w:lang w:val="en-US"/>
              </w:rPr>
            </w:pPr>
            <w:r w:rsidRPr="00AB648D">
              <w:rPr>
                <w:rFonts w:asciiTheme="minorHAnsi" w:hAnsiTheme="minorHAnsi" w:cs="Lucida Grande"/>
                <w:sz w:val="18"/>
                <w:szCs w:val="18"/>
                <w:lang w:val="en-US"/>
              </w:rPr>
              <w:t>Ethylbenzene</w:t>
            </w:r>
          </w:p>
        </w:tc>
        <w:tc>
          <w:tcPr>
            <w:tcW w:w="1440" w:type="dxa"/>
            <w:noWrap/>
            <w:vAlign w:val="center"/>
            <w:hideMark/>
          </w:tcPr>
          <w:p w14:paraId="18833D29" w14:textId="2AF2E2F4" w:rsidR="001E7521" w:rsidRPr="00AB648D" w:rsidRDefault="001E7521" w:rsidP="00D749A2">
            <w:pPr>
              <w:jc w:val="center"/>
              <w:rPr>
                <w:rFonts w:asciiTheme="minorHAnsi" w:hAnsiTheme="minorHAnsi" w:cs="Calibri"/>
                <w:sz w:val="18"/>
                <w:szCs w:val="18"/>
                <w:lang w:val="en-US"/>
              </w:rPr>
            </w:pP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374.97, 1.820</w:t>
            </w:r>
          </w:p>
        </w:tc>
        <w:tc>
          <w:tcPr>
            <w:tcW w:w="979" w:type="dxa"/>
            <w:noWrap/>
            <w:vAlign w:val="center"/>
            <w:hideMark/>
          </w:tcPr>
          <w:p w14:paraId="7DCE1B38" w14:textId="658A78E6" w:rsidR="001E7521" w:rsidRPr="00AB648D" w:rsidRDefault="001E7521" w:rsidP="000A3570">
            <w:pPr>
              <w:jc w:val="center"/>
              <w:rPr>
                <w:rFonts w:asciiTheme="minorHAnsi" w:hAnsiTheme="minorHAnsi" w:cs="Calibri"/>
                <w:sz w:val="18"/>
                <w:szCs w:val="18"/>
                <w:lang w:val="en-US"/>
              </w:rPr>
            </w:pP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2</w:t>
            </w:r>
            <w:r w:rsidR="00AE0176"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.</w:t>
            </w: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67E+06</w:t>
            </w:r>
          </w:p>
        </w:tc>
        <w:tc>
          <w:tcPr>
            <w:tcW w:w="979" w:type="dxa"/>
            <w:noWrap/>
            <w:vAlign w:val="center"/>
            <w:hideMark/>
          </w:tcPr>
          <w:p w14:paraId="66F71E90" w14:textId="338CB2C8" w:rsidR="001E7521" w:rsidRPr="00AB648D" w:rsidRDefault="001E7521" w:rsidP="000A3570">
            <w:pPr>
              <w:jc w:val="center"/>
              <w:rPr>
                <w:rFonts w:asciiTheme="minorHAnsi" w:hAnsiTheme="minorHAnsi" w:cs="Calibri"/>
                <w:sz w:val="18"/>
                <w:szCs w:val="18"/>
                <w:lang w:val="en-US"/>
              </w:rPr>
            </w:pP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5</w:t>
            </w:r>
            <w:r w:rsidR="00AE0176"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.</w:t>
            </w: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50E+06</w:t>
            </w:r>
          </w:p>
        </w:tc>
        <w:tc>
          <w:tcPr>
            <w:tcW w:w="979" w:type="dxa"/>
            <w:noWrap/>
            <w:vAlign w:val="center"/>
            <w:hideMark/>
          </w:tcPr>
          <w:p w14:paraId="315C77D2" w14:textId="172000CB" w:rsidR="001E7521" w:rsidRPr="00AB648D" w:rsidRDefault="001E7521" w:rsidP="000A3570">
            <w:pPr>
              <w:jc w:val="center"/>
              <w:rPr>
                <w:rFonts w:asciiTheme="minorHAnsi" w:hAnsiTheme="minorHAnsi" w:cs="Calibri"/>
                <w:sz w:val="18"/>
                <w:szCs w:val="18"/>
                <w:lang w:val="en-US"/>
              </w:rPr>
            </w:pP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9</w:t>
            </w:r>
            <w:r w:rsidR="00AE0176"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.</w:t>
            </w: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82E+06</w:t>
            </w:r>
          </w:p>
        </w:tc>
        <w:tc>
          <w:tcPr>
            <w:tcW w:w="979" w:type="dxa"/>
            <w:noWrap/>
            <w:vAlign w:val="center"/>
            <w:hideMark/>
          </w:tcPr>
          <w:p w14:paraId="436D7048" w14:textId="5631F839" w:rsidR="001E7521" w:rsidRPr="00AB648D" w:rsidRDefault="001E7521" w:rsidP="000A3570">
            <w:pPr>
              <w:jc w:val="center"/>
              <w:rPr>
                <w:rFonts w:asciiTheme="minorHAnsi" w:hAnsiTheme="minorHAnsi" w:cs="Calibri"/>
                <w:sz w:val="18"/>
                <w:szCs w:val="18"/>
                <w:lang w:val="en-US"/>
              </w:rPr>
            </w:pP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1</w:t>
            </w:r>
            <w:r w:rsidR="00DA09D0"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.</w:t>
            </w: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47E+07</w:t>
            </w:r>
          </w:p>
        </w:tc>
        <w:tc>
          <w:tcPr>
            <w:tcW w:w="979" w:type="dxa"/>
            <w:noWrap/>
            <w:vAlign w:val="center"/>
            <w:hideMark/>
          </w:tcPr>
          <w:p w14:paraId="58794E73" w14:textId="3E493512" w:rsidR="001E7521" w:rsidRPr="00AB648D" w:rsidRDefault="001E7521" w:rsidP="000A3570">
            <w:pPr>
              <w:jc w:val="center"/>
              <w:rPr>
                <w:rFonts w:asciiTheme="minorHAnsi" w:hAnsiTheme="minorHAnsi" w:cs="Calibri"/>
                <w:sz w:val="18"/>
                <w:szCs w:val="18"/>
                <w:lang w:val="en-US"/>
              </w:rPr>
            </w:pP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1</w:t>
            </w:r>
            <w:r w:rsidR="00DA09D0"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.</w:t>
            </w: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95E+07</w:t>
            </w:r>
          </w:p>
        </w:tc>
        <w:tc>
          <w:tcPr>
            <w:tcW w:w="788" w:type="dxa"/>
            <w:noWrap/>
            <w:vAlign w:val="center"/>
            <w:hideMark/>
          </w:tcPr>
          <w:p w14:paraId="40C378E1" w14:textId="40D966DA" w:rsidR="001E7521" w:rsidRPr="00AB648D" w:rsidRDefault="001E7521" w:rsidP="000A3570">
            <w:pPr>
              <w:jc w:val="center"/>
              <w:rPr>
                <w:rFonts w:asciiTheme="minorHAnsi" w:hAnsiTheme="minorHAnsi" w:cs="Calibri"/>
                <w:sz w:val="18"/>
                <w:szCs w:val="18"/>
                <w:lang w:val="en-US"/>
              </w:rPr>
            </w:pP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0</w:t>
            </w:r>
            <w:r w:rsidR="00DA09D0"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.</w:t>
            </w: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99</w:t>
            </w:r>
            <w:r w:rsidR="003631D6"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1</w:t>
            </w:r>
          </w:p>
        </w:tc>
      </w:tr>
      <w:tr w:rsidR="00D749A2" w:rsidRPr="00AB648D" w14:paraId="5E41F2CD" w14:textId="77777777" w:rsidTr="00BB1823">
        <w:trPr>
          <w:trHeight w:val="320"/>
        </w:trPr>
        <w:tc>
          <w:tcPr>
            <w:tcW w:w="2592" w:type="dxa"/>
            <w:noWrap/>
            <w:vAlign w:val="center"/>
            <w:hideMark/>
          </w:tcPr>
          <w:p w14:paraId="1548E894" w14:textId="77777777" w:rsidR="001E7521" w:rsidRPr="00AB648D" w:rsidRDefault="001E7521" w:rsidP="00D749A2">
            <w:pPr>
              <w:rPr>
                <w:rFonts w:asciiTheme="minorHAnsi" w:hAnsiTheme="minorHAnsi" w:cs="Lucida Grande"/>
                <w:sz w:val="18"/>
                <w:szCs w:val="18"/>
                <w:lang w:val="en-US"/>
              </w:rPr>
            </w:pPr>
            <w:r w:rsidRPr="00AB648D">
              <w:rPr>
                <w:rFonts w:asciiTheme="minorHAnsi" w:hAnsiTheme="minorHAnsi" w:cs="Lucida Grande"/>
                <w:sz w:val="18"/>
                <w:szCs w:val="18"/>
                <w:lang w:val="en-US"/>
              </w:rPr>
              <w:t>Cyclohexanone</w:t>
            </w:r>
          </w:p>
        </w:tc>
        <w:tc>
          <w:tcPr>
            <w:tcW w:w="1440" w:type="dxa"/>
            <w:noWrap/>
            <w:vAlign w:val="center"/>
            <w:hideMark/>
          </w:tcPr>
          <w:p w14:paraId="290F3994" w14:textId="42F9629D" w:rsidR="001E7521" w:rsidRPr="00AB648D" w:rsidRDefault="001E7521" w:rsidP="00D749A2">
            <w:pPr>
              <w:jc w:val="center"/>
              <w:rPr>
                <w:rFonts w:asciiTheme="minorHAnsi" w:hAnsiTheme="minorHAnsi" w:cs="Calibri"/>
                <w:sz w:val="18"/>
                <w:szCs w:val="18"/>
                <w:lang w:val="en-US"/>
              </w:rPr>
            </w:pP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417.47, 2.465</w:t>
            </w:r>
          </w:p>
        </w:tc>
        <w:tc>
          <w:tcPr>
            <w:tcW w:w="979" w:type="dxa"/>
            <w:noWrap/>
            <w:vAlign w:val="center"/>
            <w:hideMark/>
          </w:tcPr>
          <w:p w14:paraId="4820A501" w14:textId="2D379F2C" w:rsidR="001E7521" w:rsidRPr="00AB648D" w:rsidRDefault="001E7521" w:rsidP="00B00168">
            <w:pPr>
              <w:jc w:val="center"/>
              <w:rPr>
                <w:rFonts w:asciiTheme="minorHAnsi" w:hAnsiTheme="minorHAnsi" w:cs="Calibri"/>
                <w:sz w:val="18"/>
                <w:szCs w:val="18"/>
                <w:lang w:val="en-US"/>
              </w:rPr>
            </w:pP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3</w:t>
            </w:r>
            <w:r w:rsidR="00AE0176"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.</w:t>
            </w: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45E+05</w:t>
            </w:r>
          </w:p>
        </w:tc>
        <w:tc>
          <w:tcPr>
            <w:tcW w:w="979" w:type="dxa"/>
            <w:noWrap/>
            <w:vAlign w:val="center"/>
            <w:hideMark/>
          </w:tcPr>
          <w:p w14:paraId="2766E0B8" w14:textId="31666177" w:rsidR="001E7521" w:rsidRPr="00AB648D" w:rsidRDefault="001E7521" w:rsidP="00B00168">
            <w:pPr>
              <w:jc w:val="center"/>
              <w:rPr>
                <w:rFonts w:asciiTheme="minorHAnsi" w:hAnsiTheme="minorHAnsi" w:cs="Calibri"/>
                <w:sz w:val="18"/>
                <w:szCs w:val="18"/>
                <w:lang w:val="en-US"/>
              </w:rPr>
            </w:pP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6</w:t>
            </w:r>
            <w:r w:rsidR="00AE0176"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.</w:t>
            </w: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97E+05</w:t>
            </w:r>
          </w:p>
        </w:tc>
        <w:tc>
          <w:tcPr>
            <w:tcW w:w="979" w:type="dxa"/>
            <w:noWrap/>
            <w:vAlign w:val="center"/>
            <w:hideMark/>
          </w:tcPr>
          <w:p w14:paraId="30C7C604" w14:textId="05969A01" w:rsidR="001E7521" w:rsidRPr="00AB648D" w:rsidRDefault="001E7521" w:rsidP="00B00168">
            <w:pPr>
              <w:jc w:val="center"/>
              <w:rPr>
                <w:rFonts w:asciiTheme="minorHAnsi" w:hAnsiTheme="minorHAnsi" w:cs="Calibri"/>
                <w:sz w:val="18"/>
                <w:szCs w:val="18"/>
                <w:lang w:val="en-US"/>
              </w:rPr>
            </w:pP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2</w:t>
            </w:r>
            <w:r w:rsidR="00AE0176"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.</w:t>
            </w: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04E+06</w:t>
            </w:r>
          </w:p>
        </w:tc>
        <w:tc>
          <w:tcPr>
            <w:tcW w:w="979" w:type="dxa"/>
            <w:noWrap/>
            <w:vAlign w:val="center"/>
            <w:hideMark/>
          </w:tcPr>
          <w:p w14:paraId="7B0452C1" w14:textId="01FC2436" w:rsidR="001E7521" w:rsidRPr="00AB648D" w:rsidRDefault="001E7521" w:rsidP="00B00168">
            <w:pPr>
              <w:jc w:val="center"/>
              <w:rPr>
                <w:rFonts w:asciiTheme="minorHAnsi" w:hAnsiTheme="minorHAnsi" w:cs="Calibri"/>
                <w:sz w:val="18"/>
                <w:szCs w:val="18"/>
                <w:lang w:val="en-US"/>
              </w:rPr>
            </w:pP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4</w:t>
            </w:r>
            <w:r w:rsidR="00DA09D0"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.</w:t>
            </w: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17E+06</w:t>
            </w:r>
          </w:p>
        </w:tc>
        <w:tc>
          <w:tcPr>
            <w:tcW w:w="979" w:type="dxa"/>
            <w:noWrap/>
            <w:vAlign w:val="center"/>
            <w:hideMark/>
          </w:tcPr>
          <w:p w14:paraId="6FE7A501" w14:textId="55FBF39F" w:rsidR="001E7521" w:rsidRPr="00AB648D" w:rsidRDefault="001E7521" w:rsidP="00B00168">
            <w:pPr>
              <w:jc w:val="center"/>
              <w:rPr>
                <w:rFonts w:asciiTheme="minorHAnsi" w:hAnsiTheme="minorHAnsi" w:cs="Calibri"/>
                <w:sz w:val="18"/>
                <w:szCs w:val="18"/>
                <w:lang w:val="en-US"/>
              </w:rPr>
            </w:pP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6</w:t>
            </w:r>
            <w:r w:rsidR="00DA09D0"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.</w:t>
            </w: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29E+06</w:t>
            </w:r>
          </w:p>
        </w:tc>
        <w:tc>
          <w:tcPr>
            <w:tcW w:w="788" w:type="dxa"/>
            <w:noWrap/>
            <w:vAlign w:val="center"/>
            <w:hideMark/>
          </w:tcPr>
          <w:p w14:paraId="24B210F9" w14:textId="420E5F78" w:rsidR="001E7521" w:rsidRPr="00AB648D" w:rsidRDefault="001E7521" w:rsidP="00B00168">
            <w:pPr>
              <w:jc w:val="center"/>
              <w:rPr>
                <w:rFonts w:asciiTheme="minorHAnsi" w:hAnsiTheme="minorHAnsi" w:cs="Calibri"/>
                <w:sz w:val="18"/>
                <w:szCs w:val="18"/>
                <w:lang w:val="en-US"/>
              </w:rPr>
            </w:pP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0</w:t>
            </w:r>
            <w:r w:rsidR="00DA09D0"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.</w:t>
            </w: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94</w:t>
            </w:r>
            <w:r w:rsidR="003631D6"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3</w:t>
            </w:r>
          </w:p>
        </w:tc>
      </w:tr>
      <w:tr w:rsidR="00D749A2" w:rsidRPr="00AB648D" w14:paraId="455AD7B5" w14:textId="77777777" w:rsidTr="00BB1823">
        <w:trPr>
          <w:trHeight w:val="320"/>
        </w:trPr>
        <w:tc>
          <w:tcPr>
            <w:tcW w:w="2592" w:type="dxa"/>
            <w:noWrap/>
            <w:vAlign w:val="center"/>
            <w:hideMark/>
          </w:tcPr>
          <w:p w14:paraId="230C9437" w14:textId="77777777" w:rsidR="001E7521" w:rsidRPr="00AB648D" w:rsidRDefault="001E7521" w:rsidP="00D749A2">
            <w:pPr>
              <w:rPr>
                <w:rFonts w:asciiTheme="minorHAnsi" w:hAnsiTheme="minorHAnsi" w:cs="Lucida Grande"/>
                <w:sz w:val="18"/>
                <w:szCs w:val="18"/>
                <w:lang w:val="en-US"/>
              </w:rPr>
            </w:pPr>
            <w:r w:rsidRPr="00AB648D">
              <w:rPr>
                <w:rFonts w:asciiTheme="minorHAnsi" w:hAnsiTheme="minorHAnsi" w:cs="Lucida Grande"/>
                <w:sz w:val="18"/>
                <w:szCs w:val="18"/>
                <w:lang w:val="en-US"/>
              </w:rPr>
              <w:t>6-Methyl-5-octen-2-one</w:t>
            </w:r>
          </w:p>
        </w:tc>
        <w:tc>
          <w:tcPr>
            <w:tcW w:w="1440" w:type="dxa"/>
            <w:noWrap/>
            <w:vAlign w:val="center"/>
            <w:hideMark/>
          </w:tcPr>
          <w:p w14:paraId="349ED17B" w14:textId="7448EECF" w:rsidR="001E7521" w:rsidRPr="00AB648D" w:rsidRDefault="001E7521" w:rsidP="00D749A2">
            <w:pPr>
              <w:jc w:val="center"/>
              <w:rPr>
                <w:rFonts w:asciiTheme="minorHAnsi" w:hAnsiTheme="minorHAnsi" w:cs="Calibri"/>
                <w:sz w:val="18"/>
                <w:szCs w:val="18"/>
                <w:lang w:val="en-US"/>
              </w:rPr>
            </w:pP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579.96, 2.070</w:t>
            </w:r>
          </w:p>
        </w:tc>
        <w:tc>
          <w:tcPr>
            <w:tcW w:w="979" w:type="dxa"/>
            <w:noWrap/>
            <w:vAlign w:val="center"/>
            <w:hideMark/>
          </w:tcPr>
          <w:p w14:paraId="4BD72ACF" w14:textId="154C4AA8" w:rsidR="001E7521" w:rsidRPr="00AB648D" w:rsidRDefault="001E7521" w:rsidP="00B00168">
            <w:pPr>
              <w:jc w:val="center"/>
              <w:rPr>
                <w:rFonts w:asciiTheme="minorHAnsi" w:hAnsiTheme="minorHAnsi" w:cs="Calibri"/>
                <w:sz w:val="18"/>
                <w:szCs w:val="18"/>
                <w:lang w:val="en-US"/>
              </w:rPr>
            </w:pP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3</w:t>
            </w:r>
            <w:r w:rsidR="00AE0176"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.</w:t>
            </w: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48E+05</w:t>
            </w:r>
          </w:p>
        </w:tc>
        <w:tc>
          <w:tcPr>
            <w:tcW w:w="979" w:type="dxa"/>
            <w:noWrap/>
            <w:vAlign w:val="center"/>
            <w:hideMark/>
          </w:tcPr>
          <w:p w14:paraId="189219D9" w14:textId="7FB42F8B" w:rsidR="001E7521" w:rsidRPr="00AB648D" w:rsidRDefault="001E7521" w:rsidP="00B00168">
            <w:pPr>
              <w:jc w:val="center"/>
              <w:rPr>
                <w:rFonts w:asciiTheme="minorHAnsi" w:hAnsiTheme="minorHAnsi" w:cs="Calibri"/>
                <w:sz w:val="18"/>
                <w:szCs w:val="18"/>
                <w:lang w:val="en-US"/>
              </w:rPr>
            </w:pP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5</w:t>
            </w:r>
            <w:r w:rsidR="00AE0176"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.</w:t>
            </w: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75E+05</w:t>
            </w:r>
          </w:p>
        </w:tc>
        <w:tc>
          <w:tcPr>
            <w:tcW w:w="979" w:type="dxa"/>
            <w:noWrap/>
            <w:vAlign w:val="center"/>
            <w:hideMark/>
          </w:tcPr>
          <w:p w14:paraId="37F65AB9" w14:textId="73E31866" w:rsidR="001E7521" w:rsidRPr="00AB648D" w:rsidRDefault="001E7521" w:rsidP="00B00168">
            <w:pPr>
              <w:jc w:val="center"/>
              <w:rPr>
                <w:rFonts w:asciiTheme="minorHAnsi" w:hAnsiTheme="minorHAnsi" w:cs="Calibri"/>
                <w:sz w:val="18"/>
                <w:szCs w:val="18"/>
                <w:lang w:val="en-US"/>
              </w:rPr>
            </w:pP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1</w:t>
            </w:r>
            <w:r w:rsidR="00AE0176"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.</w:t>
            </w: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37E+06</w:t>
            </w:r>
          </w:p>
        </w:tc>
        <w:tc>
          <w:tcPr>
            <w:tcW w:w="979" w:type="dxa"/>
            <w:noWrap/>
            <w:vAlign w:val="center"/>
            <w:hideMark/>
          </w:tcPr>
          <w:p w14:paraId="01032A3A" w14:textId="5CAF780B" w:rsidR="001E7521" w:rsidRPr="00AB648D" w:rsidRDefault="001E7521" w:rsidP="00B00168">
            <w:pPr>
              <w:jc w:val="center"/>
              <w:rPr>
                <w:rFonts w:asciiTheme="minorHAnsi" w:hAnsiTheme="minorHAnsi" w:cs="Calibri"/>
                <w:sz w:val="18"/>
                <w:szCs w:val="18"/>
                <w:lang w:val="en-US"/>
              </w:rPr>
            </w:pP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3</w:t>
            </w:r>
            <w:r w:rsidR="00DA09D0"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.</w:t>
            </w: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27E+06</w:t>
            </w:r>
          </w:p>
        </w:tc>
        <w:tc>
          <w:tcPr>
            <w:tcW w:w="979" w:type="dxa"/>
            <w:noWrap/>
            <w:vAlign w:val="center"/>
            <w:hideMark/>
          </w:tcPr>
          <w:p w14:paraId="71779D54" w14:textId="05A656C7" w:rsidR="001E7521" w:rsidRPr="00AB648D" w:rsidRDefault="001E7521" w:rsidP="00B00168">
            <w:pPr>
              <w:jc w:val="center"/>
              <w:rPr>
                <w:rFonts w:asciiTheme="minorHAnsi" w:hAnsiTheme="minorHAnsi" w:cs="Calibri"/>
                <w:sz w:val="18"/>
                <w:szCs w:val="18"/>
                <w:lang w:val="en-US"/>
              </w:rPr>
            </w:pP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4</w:t>
            </w:r>
            <w:r w:rsidR="00DA09D0"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.</w:t>
            </w: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69E+06</w:t>
            </w:r>
          </w:p>
        </w:tc>
        <w:tc>
          <w:tcPr>
            <w:tcW w:w="788" w:type="dxa"/>
            <w:noWrap/>
            <w:vAlign w:val="center"/>
            <w:hideMark/>
          </w:tcPr>
          <w:p w14:paraId="14DB8A71" w14:textId="3EB00D0E" w:rsidR="001E7521" w:rsidRPr="00AB648D" w:rsidRDefault="001E7521" w:rsidP="00B00168">
            <w:pPr>
              <w:jc w:val="center"/>
              <w:rPr>
                <w:rFonts w:asciiTheme="minorHAnsi" w:hAnsiTheme="minorHAnsi" w:cs="Calibri"/>
                <w:sz w:val="18"/>
                <w:szCs w:val="18"/>
                <w:lang w:val="en-US"/>
              </w:rPr>
            </w:pP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0</w:t>
            </w:r>
            <w:r w:rsidR="00DA09D0"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.</w:t>
            </w: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926</w:t>
            </w:r>
          </w:p>
        </w:tc>
      </w:tr>
      <w:tr w:rsidR="00D749A2" w:rsidRPr="00AB648D" w14:paraId="20433623" w14:textId="77777777" w:rsidTr="00BB1823">
        <w:trPr>
          <w:trHeight w:val="320"/>
        </w:trPr>
        <w:tc>
          <w:tcPr>
            <w:tcW w:w="2592" w:type="dxa"/>
            <w:noWrap/>
            <w:vAlign w:val="center"/>
            <w:hideMark/>
          </w:tcPr>
          <w:p w14:paraId="49121F9B" w14:textId="77777777" w:rsidR="001E7521" w:rsidRPr="00AB648D" w:rsidRDefault="001E7521" w:rsidP="00D749A2">
            <w:pPr>
              <w:rPr>
                <w:rFonts w:asciiTheme="minorHAnsi" w:hAnsiTheme="minorHAnsi" w:cs="Lucida Grande"/>
                <w:sz w:val="18"/>
                <w:szCs w:val="18"/>
                <w:lang w:val="en-US"/>
              </w:rPr>
            </w:pPr>
            <w:proofErr w:type="spellStart"/>
            <w:r w:rsidRPr="00AB648D">
              <w:rPr>
                <w:rFonts w:asciiTheme="minorHAnsi" w:hAnsiTheme="minorHAnsi" w:cs="Lucida Grande"/>
                <w:sz w:val="18"/>
                <w:szCs w:val="18"/>
                <w:lang w:val="en-US"/>
              </w:rPr>
              <w:t>ethanone</w:t>
            </w:r>
            <w:proofErr w:type="spellEnd"/>
            <w:r w:rsidRPr="00AB648D">
              <w:rPr>
                <w:rFonts w:asciiTheme="minorHAnsi" w:hAnsiTheme="minorHAnsi" w:cs="Lucida Grande"/>
                <w:sz w:val="18"/>
                <w:szCs w:val="18"/>
                <w:lang w:val="en-US"/>
              </w:rPr>
              <w:t>, 2-chloro-2,2-difluoro-1-phenyl-</w:t>
            </w:r>
          </w:p>
        </w:tc>
        <w:tc>
          <w:tcPr>
            <w:tcW w:w="1440" w:type="dxa"/>
            <w:noWrap/>
            <w:vAlign w:val="center"/>
            <w:hideMark/>
          </w:tcPr>
          <w:p w14:paraId="575369E1" w14:textId="2CFE69DF" w:rsidR="001E7521" w:rsidRPr="00AB648D" w:rsidRDefault="001E7521" w:rsidP="00D749A2">
            <w:pPr>
              <w:jc w:val="center"/>
              <w:rPr>
                <w:rFonts w:asciiTheme="minorHAnsi" w:hAnsiTheme="minorHAnsi" w:cs="Calibri"/>
                <w:sz w:val="18"/>
                <w:szCs w:val="18"/>
                <w:lang w:val="en-US"/>
              </w:rPr>
            </w:pP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727.45, 0.430</w:t>
            </w:r>
          </w:p>
        </w:tc>
        <w:tc>
          <w:tcPr>
            <w:tcW w:w="979" w:type="dxa"/>
            <w:noWrap/>
            <w:vAlign w:val="center"/>
            <w:hideMark/>
          </w:tcPr>
          <w:p w14:paraId="3611BE25" w14:textId="31477D10" w:rsidR="001E7521" w:rsidRPr="00AB648D" w:rsidRDefault="001E7521" w:rsidP="00031A53">
            <w:pPr>
              <w:jc w:val="center"/>
              <w:rPr>
                <w:rFonts w:asciiTheme="minorHAnsi" w:hAnsiTheme="minorHAnsi" w:cs="Calibri"/>
                <w:sz w:val="18"/>
                <w:szCs w:val="18"/>
                <w:lang w:val="en-US"/>
              </w:rPr>
            </w:pP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1</w:t>
            </w:r>
            <w:r w:rsidR="00AE0176"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.</w:t>
            </w: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08E+05</w:t>
            </w:r>
          </w:p>
        </w:tc>
        <w:tc>
          <w:tcPr>
            <w:tcW w:w="979" w:type="dxa"/>
            <w:noWrap/>
            <w:vAlign w:val="center"/>
            <w:hideMark/>
          </w:tcPr>
          <w:p w14:paraId="61B87060" w14:textId="2845A75A" w:rsidR="001E7521" w:rsidRPr="00AB648D" w:rsidRDefault="001E7521" w:rsidP="00031A53">
            <w:pPr>
              <w:jc w:val="center"/>
              <w:rPr>
                <w:rFonts w:asciiTheme="minorHAnsi" w:hAnsiTheme="minorHAnsi" w:cs="Calibri"/>
                <w:sz w:val="18"/>
                <w:szCs w:val="18"/>
                <w:lang w:val="en-US"/>
              </w:rPr>
            </w:pP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3</w:t>
            </w:r>
            <w:r w:rsidR="00AE0176"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.</w:t>
            </w: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63E+05</w:t>
            </w:r>
          </w:p>
        </w:tc>
        <w:tc>
          <w:tcPr>
            <w:tcW w:w="979" w:type="dxa"/>
            <w:noWrap/>
            <w:vAlign w:val="center"/>
            <w:hideMark/>
          </w:tcPr>
          <w:p w14:paraId="7BBBF208" w14:textId="0664C678" w:rsidR="001E7521" w:rsidRPr="00AB648D" w:rsidRDefault="001E7521" w:rsidP="00031A53">
            <w:pPr>
              <w:jc w:val="center"/>
              <w:rPr>
                <w:rFonts w:asciiTheme="minorHAnsi" w:hAnsiTheme="minorHAnsi" w:cs="Calibri"/>
                <w:sz w:val="18"/>
                <w:szCs w:val="18"/>
                <w:lang w:val="en-US"/>
              </w:rPr>
            </w:pP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1</w:t>
            </w:r>
            <w:r w:rsidR="00AE0176"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.</w:t>
            </w: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52E+06</w:t>
            </w:r>
          </w:p>
        </w:tc>
        <w:tc>
          <w:tcPr>
            <w:tcW w:w="979" w:type="dxa"/>
            <w:noWrap/>
            <w:vAlign w:val="center"/>
            <w:hideMark/>
          </w:tcPr>
          <w:p w14:paraId="744110F8" w14:textId="564E32D1" w:rsidR="001E7521" w:rsidRPr="00AB648D" w:rsidRDefault="001E7521" w:rsidP="00031A53">
            <w:pPr>
              <w:jc w:val="center"/>
              <w:rPr>
                <w:rFonts w:asciiTheme="minorHAnsi" w:hAnsiTheme="minorHAnsi" w:cs="Calibri"/>
                <w:sz w:val="18"/>
                <w:szCs w:val="18"/>
                <w:lang w:val="en-US"/>
              </w:rPr>
            </w:pP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4</w:t>
            </w:r>
            <w:r w:rsidR="00DA09D0"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.</w:t>
            </w: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05E+06</w:t>
            </w:r>
          </w:p>
        </w:tc>
        <w:tc>
          <w:tcPr>
            <w:tcW w:w="979" w:type="dxa"/>
            <w:noWrap/>
            <w:vAlign w:val="center"/>
            <w:hideMark/>
          </w:tcPr>
          <w:p w14:paraId="7F34E1DE" w14:textId="6DD77D03" w:rsidR="001E7521" w:rsidRPr="00AB648D" w:rsidRDefault="001E7521" w:rsidP="00031A53">
            <w:pPr>
              <w:jc w:val="center"/>
              <w:rPr>
                <w:rFonts w:asciiTheme="minorHAnsi" w:hAnsiTheme="minorHAnsi" w:cs="Calibri"/>
                <w:sz w:val="18"/>
                <w:szCs w:val="18"/>
                <w:lang w:val="en-US"/>
              </w:rPr>
            </w:pP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5</w:t>
            </w:r>
            <w:r w:rsidR="00DA09D0"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.</w:t>
            </w: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90E+06</w:t>
            </w:r>
          </w:p>
        </w:tc>
        <w:tc>
          <w:tcPr>
            <w:tcW w:w="788" w:type="dxa"/>
            <w:noWrap/>
            <w:vAlign w:val="center"/>
            <w:hideMark/>
          </w:tcPr>
          <w:p w14:paraId="2AC9F185" w14:textId="76F683C7" w:rsidR="001E7521" w:rsidRPr="00AB648D" w:rsidRDefault="001E7521" w:rsidP="00031A53">
            <w:pPr>
              <w:jc w:val="center"/>
              <w:rPr>
                <w:rFonts w:asciiTheme="minorHAnsi" w:hAnsiTheme="minorHAnsi" w:cs="Calibri"/>
                <w:sz w:val="18"/>
                <w:szCs w:val="18"/>
                <w:lang w:val="en-US"/>
              </w:rPr>
            </w:pP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0</w:t>
            </w:r>
            <w:r w:rsidR="00DA09D0"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.</w:t>
            </w: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927</w:t>
            </w:r>
          </w:p>
        </w:tc>
      </w:tr>
      <w:tr w:rsidR="00D749A2" w:rsidRPr="00AB648D" w14:paraId="5AD1FC63" w14:textId="77777777" w:rsidTr="00BB1823">
        <w:trPr>
          <w:trHeight w:val="320"/>
        </w:trPr>
        <w:tc>
          <w:tcPr>
            <w:tcW w:w="2592" w:type="dxa"/>
            <w:noWrap/>
            <w:vAlign w:val="center"/>
            <w:hideMark/>
          </w:tcPr>
          <w:p w14:paraId="4D80A6BE" w14:textId="3822899F" w:rsidR="001E7521" w:rsidRPr="00AB648D" w:rsidRDefault="006F6009" w:rsidP="00D749A2">
            <w:pPr>
              <w:rPr>
                <w:rFonts w:asciiTheme="minorHAnsi" w:hAnsiTheme="minorHAnsi" w:cs="Calibri"/>
                <w:sz w:val="18"/>
                <w:szCs w:val="18"/>
                <w:lang w:val="en-US"/>
              </w:rPr>
            </w:pPr>
            <w:proofErr w:type="spellStart"/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Decane</w:t>
            </w:r>
            <w:proofErr w:type="spellEnd"/>
          </w:p>
        </w:tc>
        <w:tc>
          <w:tcPr>
            <w:tcW w:w="1440" w:type="dxa"/>
            <w:noWrap/>
            <w:vAlign w:val="center"/>
            <w:hideMark/>
          </w:tcPr>
          <w:p w14:paraId="5B89B28B" w14:textId="10436558" w:rsidR="001E7521" w:rsidRPr="00AB648D" w:rsidRDefault="003F328A" w:rsidP="00D749A2">
            <w:pPr>
              <w:jc w:val="center"/>
              <w:rPr>
                <w:rFonts w:asciiTheme="minorHAnsi" w:hAnsiTheme="minorHAnsi"/>
                <w:sz w:val="18"/>
                <w:szCs w:val="18"/>
                <w:lang w:val="en-US"/>
              </w:rPr>
            </w:pP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604.80,1.640</w:t>
            </w:r>
          </w:p>
        </w:tc>
        <w:tc>
          <w:tcPr>
            <w:tcW w:w="979" w:type="dxa"/>
            <w:noWrap/>
            <w:vAlign w:val="center"/>
            <w:hideMark/>
          </w:tcPr>
          <w:p w14:paraId="4C937170" w14:textId="7C198921" w:rsidR="001E7521" w:rsidRPr="00AB648D" w:rsidRDefault="003F328A" w:rsidP="00D749A2">
            <w:pPr>
              <w:jc w:val="center"/>
              <w:rPr>
                <w:rFonts w:asciiTheme="minorHAnsi" w:hAnsiTheme="minorHAnsi"/>
                <w:sz w:val="18"/>
                <w:szCs w:val="18"/>
                <w:lang w:val="en-US"/>
              </w:rPr>
            </w:pPr>
            <w:r w:rsidRPr="00AB648D">
              <w:rPr>
                <w:rFonts w:asciiTheme="minorHAnsi" w:hAnsiTheme="minorHAnsi"/>
                <w:sz w:val="18"/>
                <w:szCs w:val="18"/>
                <w:lang w:val="en-US"/>
              </w:rPr>
              <w:t>3.81E+05</w:t>
            </w:r>
          </w:p>
        </w:tc>
        <w:tc>
          <w:tcPr>
            <w:tcW w:w="979" w:type="dxa"/>
            <w:noWrap/>
            <w:vAlign w:val="center"/>
            <w:hideMark/>
          </w:tcPr>
          <w:p w14:paraId="4F73A197" w14:textId="241288C1" w:rsidR="001E7521" w:rsidRPr="00AB648D" w:rsidRDefault="003F328A" w:rsidP="00D749A2">
            <w:pPr>
              <w:jc w:val="center"/>
              <w:rPr>
                <w:rFonts w:asciiTheme="minorHAnsi" w:hAnsiTheme="minorHAnsi"/>
                <w:sz w:val="18"/>
                <w:szCs w:val="18"/>
                <w:lang w:val="en-US"/>
              </w:rPr>
            </w:pPr>
            <w:r w:rsidRPr="00AB648D">
              <w:rPr>
                <w:rFonts w:asciiTheme="minorHAnsi" w:hAnsiTheme="minorHAnsi"/>
                <w:sz w:val="18"/>
                <w:szCs w:val="18"/>
                <w:lang w:val="en-US"/>
              </w:rPr>
              <w:t>4.19E+05</w:t>
            </w:r>
          </w:p>
        </w:tc>
        <w:tc>
          <w:tcPr>
            <w:tcW w:w="979" w:type="dxa"/>
            <w:noWrap/>
            <w:vAlign w:val="center"/>
            <w:hideMark/>
          </w:tcPr>
          <w:p w14:paraId="220AF7C6" w14:textId="3B9CFA21" w:rsidR="001E7521" w:rsidRPr="00AB648D" w:rsidRDefault="00D9347E" w:rsidP="00D749A2">
            <w:pPr>
              <w:jc w:val="center"/>
              <w:rPr>
                <w:rFonts w:asciiTheme="minorHAnsi" w:hAnsiTheme="minorHAnsi"/>
                <w:sz w:val="18"/>
                <w:szCs w:val="18"/>
                <w:lang w:val="en-US"/>
              </w:rPr>
            </w:pPr>
            <w:r w:rsidRPr="00AB648D">
              <w:rPr>
                <w:rFonts w:asciiTheme="minorHAnsi" w:hAnsiTheme="minorHAnsi"/>
                <w:sz w:val="18"/>
                <w:szCs w:val="18"/>
                <w:lang w:val="en-US"/>
              </w:rPr>
              <w:t>4.53E+05</w:t>
            </w:r>
          </w:p>
        </w:tc>
        <w:tc>
          <w:tcPr>
            <w:tcW w:w="979" w:type="dxa"/>
            <w:noWrap/>
            <w:vAlign w:val="center"/>
            <w:hideMark/>
          </w:tcPr>
          <w:p w14:paraId="19D01936" w14:textId="69C59B2E" w:rsidR="001E7521" w:rsidRPr="00AB648D" w:rsidRDefault="00D9347E" w:rsidP="00D749A2">
            <w:pPr>
              <w:jc w:val="center"/>
              <w:rPr>
                <w:rFonts w:asciiTheme="minorHAnsi" w:hAnsiTheme="minorHAnsi"/>
                <w:sz w:val="18"/>
                <w:szCs w:val="18"/>
                <w:lang w:val="en-US"/>
              </w:rPr>
            </w:pPr>
            <w:r w:rsidRPr="00AB648D">
              <w:rPr>
                <w:rFonts w:asciiTheme="minorHAnsi" w:hAnsiTheme="minorHAnsi"/>
                <w:sz w:val="18"/>
                <w:szCs w:val="18"/>
                <w:lang w:val="en-US"/>
              </w:rPr>
              <w:t>4.49E+05</w:t>
            </w:r>
          </w:p>
        </w:tc>
        <w:tc>
          <w:tcPr>
            <w:tcW w:w="979" w:type="dxa"/>
            <w:noWrap/>
            <w:vAlign w:val="center"/>
            <w:hideMark/>
          </w:tcPr>
          <w:p w14:paraId="5F63DB85" w14:textId="415A05E8" w:rsidR="001E7521" w:rsidRPr="00AB648D" w:rsidRDefault="0015539E" w:rsidP="00D749A2">
            <w:pPr>
              <w:jc w:val="center"/>
              <w:rPr>
                <w:rFonts w:asciiTheme="minorHAnsi" w:hAnsiTheme="minorHAnsi"/>
                <w:sz w:val="18"/>
                <w:szCs w:val="18"/>
                <w:lang w:val="en-US"/>
              </w:rPr>
            </w:pPr>
            <w:r w:rsidRPr="00AB648D">
              <w:rPr>
                <w:rFonts w:asciiTheme="minorHAnsi" w:hAnsiTheme="minorHAnsi"/>
                <w:sz w:val="18"/>
                <w:szCs w:val="18"/>
                <w:lang w:val="en-US"/>
              </w:rPr>
              <w:t>5</w:t>
            </w:r>
            <w:r w:rsidR="00DA09D0" w:rsidRPr="00AB648D">
              <w:rPr>
                <w:rFonts w:asciiTheme="minorHAnsi" w:hAnsiTheme="minorHAnsi"/>
                <w:sz w:val="18"/>
                <w:szCs w:val="18"/>
                <w:lang w:val="en-US"/>
              </w:rPr>
              <w:t>.</w:t>
            </w:r>
            <w:r w:rsidRPr="00AB648D">
              <w:rPr>
                <w:rFonts w:asciiTheme="minorHAnsi" w:hAnsiTheme="minorHAnsi"/>
                <w:sz w:val="18"/>
                <w:szCs w:val="18"/>
                <w:lang w:val="en-US"/>
              </w:rPr>
              <w:t>09E+05</w:t>
            </w:r>
          </w:p>
        </w:tc>
        <w:tc>
          <w:tcPr>
            <w:tcW w:w="788" w:type="dxa"/>
            <w:noWrap/>
            <w:vAlign w:val="center"/>
            <w:hideMark/>
          </w:tcPr>
          <w:p w14:paraId="14E97248" w14:textId="4A3F2285" w:rsidR="001E7521" w:rsidRPr="00AB648D" w:rsidRDefault="0015539E" w:rsidP="00D749A2">
            <w:pPr>
              <w:jc w:val="center"/>
              <w:rPr>
                <w:rFonts w:asciiTheme="minorHAnsi" w:hAnsiTheme="minorHAnsi"/>
                <w:sz w:val="18"/>
                <w:szCs w:val="18"/>
                <w:lang w:val="en-US"/>
              </w:rPr>
            </w:pPr>
            <w:r w:rsidRPr="00AB648D">
              <w:rPr>
                <w:rFonts w:asciiTheme="minorHAnsi" w:hAnsiTheme="minorHAnsi"/>
                <w:sz w:val="18"/>
                <w:szCs w:val="18"/>
                <w:lang w:val="en-US"/>
              </w:rPr>
              <w:t>0.91</w:t>
            </w:r>
            <w:r w:rsidR="00AE0176" w:rsidRPr="00AB648D">
              <w:rPr>
                <w:rFonts w:asciiTheme="minorHAnsi" w:hAnsiTheme="minorHAnsi"/>
                <w:sz w:val="18"/>
                <w:szCs w:val="18"/>
                <w:lang w:val="en-US"/>
              </w:rPr>
              <w:t>8</w:t>
            </w:r>
          </w:p>
        </w:tc>
      </w:tr>
      <w:tr w:rsidR="00D749A2" w:rsidRPr="00AB648D" w14:paraId="36281A9E" w14:textId="77777777" w:rsidTr="00BB1823">
        <w:trPr>
          <w:trHeight w:val="320"/>
        </w:trPr>
        <w:tc>
          <w:tcPr>
            <w:tcW w:w="2592" w:type="dxa"/>
            <w:noWrap/>
            <w:vAlign w:val="center"/>
            <w:hideMark/>
          </w:tcPr>
          <w:p w14:paraId="44CC3FB3" w14:textId="77777777" w:rsidR="001E7521" w:rsidRPr="00AB648D" w:rsidRDefault="001E7521" w:rsidP="00D749A2">
            <w:pPr>
              <w:rPr>
                <w:rFonts w:asciiTheme="minorHAnsi" w:hAnsiTheme="minorHAnsi" w:cs="Lucida Grande"/>
                <w:sz w:val="18"/>
                <w:szCs w:val="18"/>
                <w:lang w:val="en-US"/>
              </w:rPr>
            </w:pPr>
            <w:r w:rsidRPr="00AB648D">
              <w:rPr>
                <w:rFonts w:asciiTheme="minorHAnsi" w:hAnsiTheme="minorHAnsi" w:cs="Lucida Grande"/>
                <w:sz w:val="18"/>
                <w:szCs w:val="18"/>
                <w:lang w:val="en-US"/>
              </w:rPr>
              <w:t>Undecane</w:t>
            </w:r>
          </w:p>
        </w:tc>
        <w:tc>
          <w:tcPr>
            <w:tcW w:w="1440" w:type="dxa"/>
            <w:noWrap/>
            <w:vAlign w:val="center"/>
            <w:hideMark/>
          </w:tcPr>
          <w:p w14:paraId="6AB498C8" w14:textId="533D9133" w:rsidR="001E7521" w:rsidRPr="00AB648D" w:rsidRDefault="001E7521" w:rsidP="00D749A2">
            <w:pPr>
              <w:jc w:val="center"/>
              <w:rPr>
                <w:rFonts w:asciiTheme="minorHAnsi" w:hAnsiTheme="minorHAnsi" w:cs="Calibri"/>
                <w:sz w:val="18"/>
                <w:szCs w:val="18"/>
                <w:lang w:val="en-US"/>
              </w:rPr>
            </w:pP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789.94, 1.430</w:t>
            </w:r>
          </w:p>
        </w:tc>
        <w:tc>
          <w:tcPr>
            <w:tcW w:w="979" w:type="dxa"/>
            <w:noWrap/>
            <w:vAlign w:val="center"/>
            <w:hideMark/>
          </w:tcPr>
          <w:p w14:paraId="2D5619EF" w14:textId="61A8EB39" w:rsidR="001E7521" w:rsidRPr="00AB648D" w:rsidRDefault="001E7521" w:rsidP="00031A53">
            <w:pPr>
              <w:jc w:val="center"/>
              <w:rPr>
                <w:rFonts w:asciiTheme="minorHAnsi" w:hAnsiTheme="minorHAnsi" w:cs="Calibri"/>
                <w:sz w:val="18"/>
                <w:szCs w:val="18"/>
                <w:lang w:val="en-US"/>
              </w:rPr>
            </w:pP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2</w:t>
            </w:r>
            <w:r w:rsidR="00AE0176"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.</w:t>
            </w: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16E+06</w:t>
            </w:r>
          </w:p>
        </w:tc>
        <w:tc>
          <w:tcPr>
            <w:tcW w:w="979" w:type="dxa"/>
            <w:noWrap/>
            <w:vAlign w:val="center"/>
            <w:hideMark/>
          </w:tcPr>
          <w:p w14:paraId="5B2DA12B" w14:textId="0175A56E" w:rsidR="001E7521" w:rsidRPr="00AB648D" w:rsidRDefault="001E7521" w:rsidP="00031A53">
            <w:pPr>
              <w:jc w:val="center"/>
              <w:rPr>
                <w:rFonts w:asciiTheme="minorHAnsi" w:hAnsiTheme="minorHAnsi" w:cs="Calibri"/>
                <w:sz w:val="18"/>
                <w:szCs w:val="18"/>
                <w:lang w:val="en-US"/>
              </w:rPr>
            </w:pP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4</w:t>
            </w:r>
            <w:r w:rsidR="00AE0176"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.</w:t>
            </w: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07E+06</w:t>
            </w:r>
          </w:p>
        </w:tc>
        <w:tc>
          <w:tcPr>
            <w:tcW w:w="979" w:type="dxa"/>
            <w:noWrap/>
            <w:vAlign w:val="center"/>
            <w:hideMark/>
          </w:tcPr>
          <w:p w14:paraId="008CC312" w14:textId="36845543" w:rsidR="001E7521" w:rsidRPr="00AB648D" w:rsidRDefault="001E7521" w:rsidP="00031A53">
            <w:pPr>
              <w:jc w:val="center"/>
              <w:rPr>
                <w:rFonts w:asciiTheme="minorHAnsi" w:hAnsiTheme="minorHAnsi" w:cs="Calibri"/>
                <w:sz w:val="18"/>
                <w:szCs w:val="18"/>
                <w:lang w:val="en-US"/>
              </w:rPr>
            </w:pP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6</w:t>
            </w:r>
            <w:r w:rsidR="00DA09D0"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.</w:t>
            </w: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76E+06</w:t>
            </w:r>
          </w:p>
        </w:tc>
        <w:tc>
          <w:tcPr>
            <w:tcW w:w="979" w:type="dxa"/>
            <w:noWrap/>
            <w:vAlign w:val="center"/>
            <w:hideMark/>
          </w:tcPr>
          <w:p w14:paraId="332431DA" w14:textId="25725E62" w:rsidR="001E7521" w:rsidRPr="00AB648D" w:rsidRDefault="001E7521" w:rsidP="00031A53">
            <w:pPr>
              <w:jc w:val="center"/>
              <w:rPr>
                <w:rFonts w:asciiTheme="minorHAnsi" w:hAnsiTheme="minorHAnsi" w:cs="Calibri"/>
                <w:sz w:val="18"/>
                <w:szCs w:val="18"/>
                <w:lang w:val="en-US"/>
              </w:rPr>
            </w:pP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1</w:t>
            </w:r>
            <w:r w:rsidR="00DA09D0"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.</w:t>
            </w: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07E+07</w:t>
            </w:r>
          </w:p>
        </w:tc>
        <w:tc>
          <w:tcPr>
            <w:tcW w:w="979" w:type="dxa"/>
            <w:noWrap/>
            <w:vAlign w:val="center"/>
            <w:hideMark/>
          </w:tcPr>
          <w:p w14:paraId="0E994766" w14:textId="7845B7A6" w:rsidR="001E7521" w:rsidRPr="00AB648D" w:rsidRDefault="001E7521" w:rsidP="00031A53">
            <w:pPr>
              <w:jc w:val="center"/>
              <w:rPr>
                <w:rFonts w:asciiTheme="minorHAnsi" w:hAnsiTheme="minorHAnsi" w:cs="Calibri"/>
                <w:sz w:val="18"/>
                <w:szCs w:val="18"/>
                <w:lang w:val="en-US"/>
              </w:rPr>
            </w:pP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1</w:t>
            </w:r>
            <w:r w:rsidR="00DA09D0"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.</w:t>
            </w: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29E+07</w:t>
            </w:r>
          </w:p>
        </w:tc>
        <w:tc>
          <w:tcPr>
            <w:tcW w:w="788" w:type="dxa"/>
            <w:noWrap/>
            <w:vAlign w:val="center"/>
            <w:hideMark/>
          </w:tcPr>
          <w:p w14:paraId="2954D2CF" w14:textId="0B2CF3A1" w:rsidR="001E7521" w:rsidRPr="00AB648D" w:rsidRDefault="001E7521" w:rsidP="00031A53">
            <w:pPr>
              <w:jc w:val="center"/>
              <w:rPr>
                <w:rFonts w:asciiTheme="minorHAnsi" w:hAnsiTheme="minorHAnsi" w:cs="Calibri"/>
                <w:sz w:val="18"/>
                <w:szCs w:val="18"/>
                <w:lang w:val="en-US"/>
              </w:rPr>
            </w:pP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0</w:t>
            </w:r>
            <w:r w:rsidR="00DA09D0"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.</w:t>
            </w: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986</w:t>
            </w:r>
          </w:p>
        </w:tc>
      </w:tr>
      <w:tr w:rsidR="00D749A2" w:rsidRPr="00AB648D" w14:paraId="6BC6E380" w14:textId="77777777" w:rsidTr="00BB1823">
        <w:trPr>
          <w:trHeight w:val="320"/>
        </w:trPr>
        <w:tc>
          <w:tcPr>
            <w:tcW w:w="2592" w:type="dxa"/>
            <w:noWrap/>
            <w:vAlign w:val="center"/>
            <w:hideMark/>
          </w:tcPr>
          <w:p w14:paraId="3B91DF33" w14:textId="77777777" w:rsidR="001E7521" w:rsidRPr="00AB648D" w:rsidRDefault="001E7521" w:rsidP="00D749A2">
            <w:pPr>
              <w:rPr>
                <w:rFonts w:asciiTheme="minorHAnsi" w:hAnsiTheme="minorHAnsi" w:cs="Lucida Grande"/>
                <w:sz w:val="18"/>
                <w:szCs w:val="18"/>
                <w:lang w:val="en-US"/>
              </w:rPr>
            </w:pPr>
            <w:r w:rsidRPr="00AB648D">
              <w:rPr>
                <w:rFonts w:asciiTheme="minorHAnsi" w:hAnsiTheme="minorHAnsi" w:cs="Lucida Grande"/>
                <w:sz w:val="18"/>
                <w:szCs w:val="18"/>
                <w:lang w:val="en-US"/>
              </w:rPr>
              <w:t>2-Undecene, (Z)-</w:t>
            </w:r>
          </w:p>
        </w:tc>
        <w:tc>
          <w:tcPr>
            <w:tcW w:w="1440" w:type="dxa"/>
            <w:noWrap/>
            <w:vAlign w:val="center"/>
            <w:hideMark/>
          </w:tcPr>
          <w:p w14:paraId="662C87CF" w14:textId="7BF8370D" w:rsidR="001E7521" w:rsidRPr="00AB648D" w:rsidRDefault="001E7521" w:rsidP="00D749A2">
            <w:pPr>
              <w:jc w:val="center"/>
              <w:rPr>
                <w:rFonts w:asciiTheme="minorHAnsi" w:hAnsiTheme="minorHAnsi" w:cs="Calibri"/>
                <w:sz w:val="18"/>
                <w:szCs w:val="18"/>
                <w:lang w:val="en-US"/>
              </w:rPr>
            </w:pP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797.44, 1.960</w:t>
            </w:r>
          </w:p>
        </w:tc>
        <w:tc>
          <w:tcPr>
            <w:tcW w:w="979" w:type="dxa"/>
            <w:noWrap/>
            <w:vAlign w:val="center"/>
            <w:hideMark/>
          </w:tcPr>
          <w:p w14:paraId="5562F9B3" w14:textId="6DDB8FAB" w:rsidR="001E7521" w:rsidRPr="00AB648D" w:rsidRDefault="001E7521" w:rsidP="00031A53">
            <w:pPr>
              <w:jc w:val="center"/>
              <w:rPr>
                <w:rFonts w:asciiTheme="minorHAnsi" w:hAnsiTheme="minorHAnsi" w:cs="Calibri"/>
                <w:sz w:val="18"/>
                <w:szCs w:val="18"/>
                <w:lang w:val="en-US"/>
              </w:rPr>
            </w:pP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4</w:t>
            </w:r>
            <w:r w:rsidR="00AE0176"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.</w:t>
            </w: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09E+05</w:t>
            </w:r>
          </w:p>
        </w:tc>
        <w:tc>
          <w:tcPr>
            <w:tcW w:w="979" w:type="dxa"/>
            <w:noWrap/>
            <w:vAlign w:val="center"/>
            <w:hideMark/>
          </w:tcPr>
          <w:p w14:paraId="51121846" w14:textId="22DDBBF5" w:rsidR="001E7521" w:rsidRPr="00AB648D" w:rsidRDefault="001E7521" w:rsidP="00031A53">
            <w:pPr>
              <w:jc w:val="center"/>
              <w:rPr>
                <w:rFonts w:asciiTheme="minorHAnsi" w:hAnsiTheme="minorHAnsi" w:cs="Calibri"/>
                <w:sz w:val="18"/>
                <w:szCs w:val="18"/>
                <w:lang w:val="en-US"/>
              </w:rPr>
            </w:pP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6</w:t>
            </w:r>
            <w:r w:rsidR="00AE0176"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.</w:t>
            </w: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67E+05</w:t>
            </w:r>
          </w:p>
        </w:tc>
        <w:tc>
          <w:tcPr>
            <w:tcW w:w="979" w:type="dxa"/>
            <w:noWrap/>
            <w:vAlign w:val="center"/>
            <w:hideMark/>
          </w:tcPr>
          <w:p w14:paraId="3E3A23E0" w14:textId="22A028C3" w:rsidR="001E7521" w:rsidRPr="00AB648D" w:rsidRDefault="001E7521" w:rsidP="00031A53">
            <w:pPr>
              <w:jc w:val="center"/>
              <w:rPr>
                <w:rFonts w:asciiTheme="minorHAnsi" w:hAnsiTheme="minorHAnsi" w:cs="Calibri"/>
                <w:sz w:val="18"/>
                <w:szCs w:val="18"/>
                <w:lang w:val="en-US"/>
              </w:rPr>
            </w:pP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1</w:t>
            </w:r>
            <w:r w:rsidR="00DA09D0"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.</w:t>
            </w: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05E+06</w:t>
            </w:r>
          </w:p>
        </w:tc>
        <w:tc>
          <w:tcPr>
            <w:tcW w:w="979" w:type="dxa"/>
            <w:noWrap/>
            <w:vAlign w:val="center"/>
            <w:hideMark/>
          </w:tcPr>
          <w:p w14:paraId="577F182C" w14:textId="0CAE9FCC" w:rsidR="001E7521" w:rsidRPr="00AB648D" w:rsidRDefault="001E7521" w:rsidP="00031A53">
            <w:pPr>
              <w:jc w:val="center"/>
              <w:rPr>
                <w:rFonts w:asciiTheme="minorHAnsi" w:hAnsiTheme="minorHAnsi" w:cs="Calibri"/>
                <w:sz w:val="18"/>
                <w:szCs w:val="18"/>
                <w:lang w:val="en-US"/>
              </w:rPr>
            </w:pP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1</w:t>
            </w:r>
            <w:r w:rsidR="00DA09D0"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.</w:t>
            </w: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75E+06</w:t>
            </w:r>
          </w:p>
        </w:tc>
        <w:tc>
          <w:tcPr>
            <w:tcW w:w="979" w:type="dxa"/>
            <w:noWrap/>
            <w:vAlign w:val="center"/>
            <w:hideMark/>
          </w:tcPr>
          <w:p w14:paraId="41CF3AFB" w14:textId="4E3E4E3F" w:rsidR="001E7521" w:rsidRPr="00AB648D" w:rsidRDefault="001E7521" w:rsidP="00031A53">
            <w:pPr>
              <w:jc w:val="center"/>
              <w:rPr>
                <w:rFonts w:asciiTheme="minorHAnsi" w:hAnsiTheme="minorHAnsi" w:cs="Calibri"/>
                <w:sz w:val="18"/>
                <w:szCs w:val="18"/>
                <w:lang w:val="en-US"/>
              </w:rPr>
            </w:pP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2</w:t>
            </w:r>
            <w:r w:rsidR="00DA09D0"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.</w:t>
            </w: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45E+06</w:t>
            </w:r>
          </w:p>
        </w:tc>
        <w:tc>
          <w:tcPr>
            <w:tcW w:w="788" w:type="dxa"/>
            <w:noWrap/>
            <w:vAlign w:val="center"/>
            <w:hideMark/>
          </w:tcPr>
          <w:p w14:paraId="461697B5" w14:textId="7B42E712" w:rsidR="001E7521" w:rsidRPr="00AB648D" w:rsidRDefault="001E7521" w:rsidP="00031A53">
            <w:pPr>
              <w:jc w:val="center"/>
              <w:rPr>
                <w:rFonts w:asciiTheme="minorHAnsi" w:hAnsiTheme="minorHAnsi" w:cs="Calibri"/>
                <w:sz w:val="18"/>
                <w:szCs w:val="18"/>
                <w:lang w:val="en-US"/>
              </w:rPr>
            </w:pP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0</w:t>
            </w:r>
            <w:r w:rsidR="00DA09D0"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.</w:t>
            </w: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96</w:t>
            </w:r>
            <w:r w:rsidR="003631D6"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1</w:t>
            </w:r>
          </w:p>
        </w:tc>
      </w:tr>
      <w:tr w:rsidR="00D749A2" w:rsidRPr="00AB648D" w14:paraId="73E2026C" w14:textId="77777777" w:rsidTr="00BB1823">
        <w:trPr>
          <w:trHeight w:val="320"/>
        </w:trPr>
        <w:tc>
          <w:tcPr>
            <w:tcW w:w="2592" w:type="dxa"/>
            <w:noWrap/>
            <w:vAlign w:val="center"/>
            <w:hideMark/>
          </w:tcPr>
          <w:p w14:paraId="4812A328" w14:textId="77777777" w:rsidR="001E7521" w:rsidRPr="00AB648D" w:rsidRDefault="001E7521" w:rsidP="00D749A2">
            <w:pPr>
              <w:rPr>
                <w:rFonts w:asciiTheme="minorHAnsi" w:hAnsiTheme="minorHAnsi" w:cs="Lucida Grande"/>
                <w:sz w:val="18"/>
                <w:szCs w:val="18"/>
                <w:lang w:val="en-US"/>
              </w:rPr>
            </w:pPr>
            <w:r w:rsidRPr="00AB648D">
              <w:rPr>
                <w:rFonts w:asciiTheme="minorHAnsi" w:hAnsiTheme="minorHAnsi" w:cs="Lucida Grande"/>
                <w:sz w:val="18"/>
                <w:szCs w:val="18"/>
                <w:lang w:val="en-US"/>
              </w:rPr>
              <w:t>1-Tetradecene</w:t>
            </w:r>
          </w:p>
        </w:tc>
        <w:tc>
          <w:tcPr>
            <w:tcW w:w="1440" w:type="dxa"/>
            <w:noWrap/>
            <w:vAlign w:val="center"/>
            <w:hideMark/>
          </w:tcPr>
          <w:p w14:paraId="0E0A008A" w14:textId="7C64F2A4" w:rsidR="001E7521" w:rsidRPr="00AB648D" w:rsidRDefault="001E7521" w:rsidP="00D749A2">
            <w:pPr>
              <w:jc w:val="center"/>
              <w:rPr>
                <w:rFonts w:asciiTheme="minorHAnsi" w:hAnsiTheme="minorHAnsi" w:cs="Calibri"/>
                <w:sz w:val="18"/>
                <w:szCs w:val="18"/>
                <w:lang w:val="en-US"/>
              </w:rPr>
            </w:pP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1279.91, 1.575</w:t>
            </w:r>
          </w:p>
        </w:tc>
        <w:tc>
          <w:tcPr>
            <w:tcW w:w="979" w:type="dxa"/>
            <w:noWrap/>
            <w:vAlign w:val="center"/>
            <w:hideMark/>
          </w:tcPr>
          <w:p w14:paraId="30C35ACB" w14:textId="6F59A385" w:rsidR="001E7521" w:rsidRPr="00AB648D" w:rsidRDefault="001E7521" w:rsidP="00031A53">
            <w:pPr>
              <w:jc w:val="center"/>
              <w:rPr>
                <w:rFonts w:asciiTheme="minorHAnsi" w:hAnsiTheme="minorHAnsi" w:cs="Calibri"/>
                <w:sz w:val="18"/>
                <w:szCs w:val="18"/>
                <w:lang w:val="en-US"/>
              </w:rPr>
            </w:pP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1</w:t>
            </w:r>
            <w:r w:rsidR="00AE0176"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.</w:t>
            </w: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09E+06</w:t>
            </w:r>
          </w:p>
        </w:tc>
        <w:tc>
          <w:tcPr>
            <w:tcW w:w="979" w:type="dxa"/>
            <w:noWrap/>
            <w:vAlign w:val="center"/>
            <w:hideMark/>
          </w:tcPr>
          <w:p w14:paraId="517EDB1D" w14:textId="02932BCD" w:rsidR="001E7521" w:rsidRPr="00AB648D" w:rsidRDefault="001E7521" w:rsidP="00031A53">
            <w:pPr>
              <w:jc w:val="center"/>
              <w:rPr>
                <w:rFonts w:asciiTheme="minorHAnsi" w:hAnsiTheme="minorHAnsi" w:cs="Calibri"/>
                <w:sz w:val="18"/>
                <w:szCs w:val="18"/>
                <w:lang w:val="en-US"/>
              </w:rPr>
            </w:pP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1</w:t>
            </w:r>
            <w:r w:rsidR="00AE0176"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.</w:t>
            </w: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98E+06</w:t>
            </w:r>
          </w:p>
        </w:tc>
        <w:tc>
          <w:tcPr>
            <w:tcW w:w="979" w:type="dxa"/>
            <w:noWrap/>
            <w:vAlign w:val="center"/>
            <w:hideMark/>
          </w:tcPr>
          <w:p w14:paraId="0AA8B850" w14:textId="19B12946" w:rsidR="001E7521" w:rsidRPr="00AB648D" w:rsidRDefault="001E7521" w:rsidP="00031A53">
            <w:pPr>
              <w:jc w:val="center"/>
              <w:rPr>
                <w:rFonts w:asciiTheme="minorHAnsi" w:hAnsiTheme="minorHAnsi" w:cs="Calibri"/>
                <w:sz w:val="18"/>
                <w:szCs w:val="18"/>
                <w:lang w:val="en-US"/>
              </w:rPr>
            </w:pP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3</w:t>
            </w:r>
            <w:r w:rsidR="00DA09D0"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.</w:t>
            </w: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22E+06</w:t>
            </w:r>
          </w:p>
        </w:tc>
        <w:tc>
          <w:tcPr>
            <w:tcW w:w="979" w:type="dxa"/>
            <w:noWrap/>
            <w:vAlign w:val="center"/>
            <w:hideMark/>
          </w:tcPr>
          <w:p w14:paraId="05B38133" w14:textId="0A5C4B6B" w:rsidR="001E7521" w:rsidRPr="00AB648D" w:rsidRDefault="001E7521" w:rsidP="00031A53">
            <w:pPr>
              <w:jc w:val="center"/>
              <w:rPr>
                <w:rFonts w:asciiTheme="minorHAnsi" w:hAnsiTheme="minorHAnsi" w:cs="Calibri"/>
                <w:sz w:val="18"/>
                <w:szCs w:val="18"/>
                <w:lang w:val="en-US"/>
              </w:rPr>
            </w:pP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4</w:t>
            </w:r>
            <w:r w:rsidR="00DA09D0"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.</w:t>
            </w: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99E+06</w:t>
            </w:r>
          </w:p>
        </w:tc>
        <w:tc>
          <w:tcPr>
            <w:tcW w:w="979" w:type="dxa"/>
            <w:noWrap/>
            <w:vAlign w:val="center"/>
            <w:hideMark/>
          </w:tcPr>
          <w:p w14:paraId="5270347A" w14:textId="1D4CF211" w:rsidR="001E7521" w:rsidRPr="00AB648D" w:rsidRDefault="001E7521" w:rsidP="00031A53">
            <w:pPr>
              <w:jc w:val="center"/>
              <w:rPr>
                <w:rFonts w:asciiTheme="minorHAnsi" w:hAnsiTheme="minorHAnsi" w:cs="Calibri"/>
                <w:sz w:val="18"/>
                <w:szCs w:val="18"/>
                <w:lang w:val="en-US"/>
              </w:rPr>
            </w:pP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6</w:t>
            </w:r>
            <w:r w:rsidR="00DA09D0"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.</w:t>
            </w: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65E+06</w:t>
            </w:r>
          </w:p>
        </w:tc>
        <w:tc>
          <w:tcPr>
            <w:tcW w:w="788" w:type="dxa"/>
            <w:noWrap/>
            <w:vAlign w:val="center"/>
            <w:hideMark/>
          </w:tcPr>
          <w:p w14:paraId="359A19F1" w14:textId="4362034C" w:rsidR="001E7521" w:rsidRPr="00AB648D" w:rsidRDefault="001E7521" w:rsidP="00031A53">
            <w:pPr>
              <w:jc w:val="center"/>
              <w:rPr>
                <w:rFonts w:asciiTheme="minorHAnsi" w:hAnsiTheme="minorHAnsi" w:cs="Calibri"/>
                <w:sz w:val="18"/>
                <w:szCs w:val="18"/>
                <w:lang w:val="en-US"/>
              </w:rPr>
            </w:pP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0</w:t>
            </w:r>
            <w:r w:rsidR="00DA09D0"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.</w:t>
            </w: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98</w:t>
            </w:r>
            <w:r w:rsidR="003631D6"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4</w:t>
            </w:r>
          </w:p>
        </w:tc>
      </w:tr>
      <w:tr w:rsidR="00D749A2" w:rsidRPr="00AB648D" w14:paraId="3C043333" w14:textId="77777777" w:rsidTr="00BB1823">
        <w:trPr>
          <w:trHeight w:val="320"/>
        </w:trPr>
        <w:tc>
          <w:tcPr>
            <w:tcW w:w="2592" w:type="dxa"/>
            <w:noWrap/>
            <w:vAlign w:val="center"/>
            <w:hideMark/>
          </w:tcPr>
          <w:p w14:paraId="4083DB33" w14:textId="727C07B5" w:rsidR="001E7521" w:rsidRPr="00AB648D" w:rsidRDefault="001E7521" w:rsidP="00D749A2">
            <w:pPr>
              <w:rPr>
                <w:rFonts w:asciiTheme="minorHAnsi" w:hAnsiTheme="minorHAnsi" w:cs="Lucida Grande"/>
                <w:sz w:val="18"/>
                <w:szCs w:val="18"/>
                <w:lang w:val="en-US"/>
              </w:rPr>
            </w:pPr>
            <w:r w:rsidRPr="00AB648D">
              <w:rPr>
                <w:rFonts w:asciiTheme="minorHAnsi" w:hAnsiTheme="minorHAnsi" w:cs="Lucida Grande"/>
                <w:sz w:val="18"/>
                <w:szCs w:val="18"/>
                <w:lang w:val="en-US"/>
              </w:rPr>
              <w:t>5,9-Undecadien-2-one,</w:t>
            </w:r>
            <w:r w:rsidR="00D749A2" w:rsidRPr="00AB648D">
              <w:rPr>
                <w:rFonts w:asciiTheme="minorHAnsi" w:hAnsiTheme="minorHAnsi" w:cs="Lucida Grande"/>
                <w:sz w:val="18"/>
                <w:szCs w:val="18"/>
                <w:lang w:val="en-US"/>
              </w:rPr>
              <w:t xml:space="preserve"> </w:t>
            </w:r>
            <w:r w:rsidRPr="00AB648D">
              <w:rPr>
                <w:rFonts w:asciiTheme="minorHAnsi" w:hAnsiTheme="minorHAnsi" w:cs="Lucida Grande"/>
                <w:sz w:val="18"/>
                <w:szCs w:val="18"/>
                <w:lang w:val="en-US"/>
              </w:rPr>
              <w:t>6,10-dimethyl-, (E)-</w:t>
            </w:r>
          </w:p>
        </w:tc>
        <w:tc>
          <w:tcPr>
            <w:tcW w:w="1440" w:type="dxa"/>
            <w:noWrap/>
            <w:vAlign w:val="center"/>
            <w:hideMark/>
          </w:tcPr>
          <w:p w14:paraId="1D7D1802" w14:textId="47BD869F" w:rsidR="001E7521" w:rsidRPr="00AB648D" w:rsidRDefault="001E7521" w:rsidP="00D749A2">
            <w:pPr>
              <w:jc w:val="center"/>
              <w:rPr>
                <w:rFonts w:asciiTheme="minorHAnsi" w:hAnsiTheme="minorHAnsi" w:cs="Calibri"/>
                <w:sz w:val="18"/>
                <w:szCs w:val="18"/>
                <w:lang w:val="en-US"/>
              </w:rPr>
            </w:pP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1332.41, 2.205</w:t>
            </w:r>
          </w:p>
        </w:tc>
        <w:tc>
          <w:tcPr>
            <w:tcW w:w="979" w:type="dxa"/>
            <w:noWrap/>
            <w:vAlign w:val="center"/>
            <w:hideMark/>
          </w:tcPr>
          <w:p w14:paraId="630ECE74" w14:textId="2AC9B034" w:rsidR="001E7521" w:rsidRPr="00AB648D" w:rsidRDefault="001E7521" w:rsidP="0051474E">
            <w:pPr>
              <w:jc w:val="center"/>
              <w:rPr>
                <w:rFonts w:asciiTheme="minorHAnsi" w:hAnsiTheme="minorHAnsi" w:cs="Calibri"/>
                <w:sz w:val="18"/>
                <w:szCs w:val="18"/>
                <w:lang w:val="en-US"/>
              </w:rPr>
            </w:pP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4</w:t>
            </w:r>
            <w:r w:rsidR="00AE0176"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.</w:t>
            </w: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92E+05</w:t>
            </w:r>
          </w:p>
        </w:tc>
        <w:tc>
          <w:tcPr>
            <w:tcW w:w="979" w:type="dxa"/>
            <w:noWrap/>
            <w:vAlign w:val="center"/>
            <w:hideMark/>
          </w:tcPr>
          <w:p w14:paraId="4A132E27" w14:textId="12623595" w:rsidR="001E7521" w:rsidRPr="00AB648D" w:rsidRDefault="001E7521" w:rsidP="0051474E">
            <w:pPr>
              <w:jc w:val="center"/>
              <w:rPr>
                <w:rFonts w:asciiTheme="minorHAnsi" w:hAnsiTheme="minorHAnsi" w:cs="Calibri"/>
                <w:sz w:val="18"/>
                <w:szCs w:val="18"/>
                <w:lang w:val="en-US"/>
              </w:rPr>
            </w:pP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8</w:t>
            </w:r>
            <w:r w:rsidR="00AE0176"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.</w:t>
            </w: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35E+05</w:t>
            </w:r>
          </w:p>
        </w:tc>
        <w:tc>
          <w:tcPr>
            <w:tcW w:w="979" w:type="dxa"/>
            <w:noWrap/>
            <w:vAlign w:val="center"/>
            <w:hideMark/>
          </w:tcPr>
          <w:p w14:paraId="5CDE6B3A" w14:textId="4603FDFE" w:rsidR="001E7521" w:rsidRPr="00AB648D" w:rsidRDefault="001E7521" w:rsidP="0051474E">
            <w:pPr>
              <w:jc w:val="center"/>
              <w:rPr>
                <w:rFonts w:asciiTheme="minorHAnsi" w:hAnsiTheme="minorHAnsi" w:cs="Calibri"/>
                <w:sz w:val="18"/>
                <w:szCs w:val="18"/>
                <w:lang w:val="en-US"/>
              </w:rPr>
            </w:pP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1</w:t>
            </w:r>
            <w:r w:rsidR="00DA09D0"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.</w:t>
            </w: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31E+06</w:t>
            </w:r>
          </w:p>
        </w:tc>
        <w:tc>
          <w:tcPr>
            <w:tcW w:w="979" w:type="dxa"/>
            <w:noWrap/>
            <w:vAlign w:val="center"/>
            <w:hideMark/>
          </w:tcPr>
          <w:p w14:paraId="5BC480D6" w14:textId="55DA5648" w:rsidR="001E7521" w:rsidRPr="00AB648D" w:rsidRDefault="001E7521" w:rsidP="0051474E">
            <w:pPr>
              <w:jc w:val="center"/>
              <w:rPr>
                <w:rFonts w:asciiTheme="minorHAnsi" w:hAnsiTheme="minorHAnsi" w:cs="Calibri"/>
                <w:sz w:val="18"/>
                <w:szCs w:val="18"/>
                <w:lang w:val="en-US"/>
              </w:rPr>
            </w:pP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2</w:t>
            </w:r>
            <w:r w:rsidR="00DA09D0"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.</w:t>
            </w: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33E+06</w:t>
            </w:r>
          </w:p>
        </w:tc>
        <w:tc>
          <w:tcPr>
            <w:tcW w:w="979" w:type="dxa"/>
            <w:noWrap/>
            <w:vAlign w:val="center"/>
            <w:hideMark/>
          </w:tcPr>
          <w:p w14:paraId="1C8F79BF" w14:textId="72B48E5D" w:rsidR="001E7521" w:rsidRPr="00AB648D" w:rsidRDefault="001E7521" w:rsidP="0051474E">
            <w:pPr>
              <w:jc w:val="center"/>
              <w:rPr>
                <w:rFonts w:asciiTheme="minorHAnsi" w:hAnsiTheme="minorHAnsi" w:cs="Calibri"/>
                <w:sz w:val="18"/>
                <w:szCs w:val="18"/>
                <w:lang w:val="en-US"/>
              </w:rPr>
            </w:pP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3</w:t>
            </w:r>
            <w:r w:rsidR="00DA09D0"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.</w:t>
            </w: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27E+06</w:t>
            </w:r>
          </w:p>
        </w:tc>
        <w:tc>
          <w:tcPr>
            <w:tcW w:w="788" w:type="dxa"/>
            <w:noWrap/>
            <w:vAlign w:val="center"/>
            <w:hideMark/>
          </w:tcPr>
          <w:p w14:paraId="473E4C5C" w14:textId="10E8DD75" w:rsidR="001E7521" w:rsidRPr="00AB648D" w:rsidRDefault="001E7521" w:rsidP="0051474E">
            <w:pPr>
              <w:jc w:val="center"/>
              <w:rPr>
                <w:rFonts w:asciiTheme="minorHAnsi" w:hAnsiTheme="minorHAnsi" w:cs="Calibri"/>
                <w:sz w:val="18"/>
                <w:szCs w:val="18"/>
                <w:lang w:val="en-US"/>
              </w:rPr>
            </w:pP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0</w:t>
            </w:r>
            <w:r w:rsidR="00DA09D0"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.</w:t>
            </w: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955</w:t>
            </w:r>
          </w:p>
        </w:tc>
      </w:tr>
      <w:tr w:rsidR="00D749A2" w:rsidRPr="00AB648D" w14:paraId="0CF2B80E" w14:textId="77777777" w:rsidTr="00BB1823">
        <w:trPr>
          <w:trHeight w:val="320"/>
        </w:trPr>
        <w:tc>
          <w:tcPr>
            <w:tcW w:w="2592" w:type="dxa"/>
            <w:noWrap/>
            <w:vAlign w:val="center"/>
            <w:hideMark/>
          </w:tcPr>
          <w:p w14:paraId="082CF3D6" w14:textId="32783554" w:rsidR="001E7521" w:rsidRPr="00AB648D" w:rsidRDefault="001E7521" w:rsidP="00D749A2">
            <w:pPr>
              <w:rPr>
                <w:rFonts w:asciiTheme="minorHAnsi" w:hAnsiTheme="minorHAnsi" w:cs="Lucida Grande"/>
                <w:sz w:val="18"/>
                <w:szCs w:val="18"/>
                <w:lang w:val="en-US"/>
              </w:rPr>
            </w:pPr>
            <w:r w:rsidRPr="00AB648D">
              <w:rPr>
                <w:rFonts w:asciiTheme="minorHAnsi" w:hAnsiTheme="minorHAnsi" w:cs="Lucida Grande"/>
                <w:sz w:val="18"/>
                <w:szCs w:val="18"/>
                <w:lang w:val="en-US"/>
              </w:rPr>
              <w:t>5,9-Undecadien-2-one,</w:t>
            </w:r>
            <w:r w:rsidR="00D749A2" w:rsidRPr="00AB648D">
              <w:rPr>
                <w:rFonts w:asciiTheme="minorHAnsi" w:hAnsiTheme="minorHAnsi" w:cs="Lucida Grande"/>
                <w:sz w:val="18"/>
                <w:szCs w:val="18"/>
                <w:lang w:val="en-US"/>
              </w:rPr>
              <w:t xml:space="preserve"> </w:t>
            </w:r>
            <w:r w:rsidRPr="00AB648D">
              <w:rPr>
                <w:rFonts w:asciiTheme="minorHAnsi" w:hAnsiTheme="minorHAnsi" w:cs="Lucida Grande"/>
                <w:sz w:val="18"/>
                <w:szCs w:val="18"/>
                <w:lang w:val="en-US"/>
              </w:rPr>
              <w:t>6,10-dimethyl-, (Z)-</w:t>
            </w:r>
          </w:p>
        </w:tc>
        <w:tc>
          <w:tcPr>
            <w:tcW w:w="1440" w:type="dxa"/>
            <w:noWrap/>
            <w:vAlign w:val="center"/>
            <w:hideMark/>
          </w:tcPr>
          <w:p w14:paraId="3F931715" w14:textId="4CE26424" w:rsidR="001E7521" w:rsidRPr="00AB648D" w:rsidRDefault="001E7521" w:rsidP="00D749A2">
            <w:pPr>
              <w:jc w:val="center"/>
              <w:rPr>
                <w:rFonts w:asciiTheme="minorHAnsi" w:hAnsiTheme="minorHAnsi" w:cs="Calibri"/>
                <w:sz w:val="18"/>
                <w:szCs w:val="18"/>
                <w:lang w:val="en-US"/>
              </w:rPr>
            </w:pP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1359.91, 2.230</w:t>
            </w:r>
          </w:p>
        </w:tc>
        <w:tc>
          <w:tcPr>
            <w:tcW w:w="979" w:type="dxa"/>
            <w:noWrap/>
            <w:vAlign w:val="center"/>
            <w:hideMark/>
          </w:tcPr>
          <w:p w14:paraId="08E95F44" w14:textId="103CA292" w:rsidR="001E7521" w:rsidRPr="00AB648D" w:rsidRDefault="001E7521" w:rsidP="00F509E7">
            <w:pPr>
              <w:jc w:val="center"/>
              <w:rPr>
                <w:rFonts w:asciiTheme="minorHAnsi" w:hAnsiTheme="minorHAnsi" w:cs="Calibri"/>
                <w:sz w:val="18"/>
                <w:szCs w:val="18"/>
                <w:lang w:val="en-US"/>
              </w:rPr>
            </w:pP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3</w:t>
            </w:r>
            <w:r w:rsidR="00AE0176"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.</w:t>
            </w: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55E+05</w:t>
            </w:r>
          </w:p>
        </w:tc>
        <w:tc>
          <w:tcPr>
            <w:tcW w:w="979" w:type="dxa"/>
            <w:noWrap/>
            <w:vAlign w:val="center"/>
            <w:hideMark/>
          </w:tcPr>
          <w:p w14:paraId="7BF876FC" w14:textId="378AA5ED" w:rsidR="001E7521" w:rsidRPr="00AB648D" w:rsidRDefault="001E7521" w:rsidP="00F509E7">
            <w:pPr>
              <w:jc w:val="center"/>
              <w:rPr>
                <w:rFonts w:asciiTheme="minorHAnsi" w:hAnsiTheme="minorHAnsi" w:cs="Calibri"/>
                <w:sz w:val="18"/>
                <w:szCs w:val="18"/>
                <w:lang w:val="en-US"/>
              </w:rPr>
            </w:pP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6</w:t>
            </w:r>
            <w:r w:rsidR="00AE0176"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.</w:t>
            </w: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91E+05</w:t>
            </w:r>
          </w:p>
        </w:tc>
        <w:tc>
          <w:tcPr>
            <w:tcW w:w="979" w:type="dxa"/>
            <w:noWrap/>
            <w:vAlign w:val="center"/>
            <w:hideMark/>
          </w:tcPr>
          <w:p w14:paraId="05F9A619" w14:textId="703A0656" w:rsidR="001E7521" w:rsidRPr="00AB648D" w:rsidRDefault="001E7521" w:rsidP="00F509E7">
            <w:pPr>
              <w:jc w:val="center"/>
              <w:rPr>
                <w:rFonts w:asciiTheme="minorHAnsi" w:hAnsiTheme="minorHAnsi" w:cs="Calibri"/>
                <w:sz w:val="18"/>
                <w:szCs w:val="18"/>
                <w:lang w:val="en-US"/>
              </w:rPr>
            </w:pP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1</w:t>
            </w:r>
            <w:r w:rsidR="00DA09D0"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.</w:t>
            </w: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23E+06</w:t>
            </w:r>
          </w:p>
        </w:tc>
        <w:tc>
          <w:tcPr>
            <w:tcW w:w="979" w:type="dxa"/>
            <w:noWrap/>
            <w:vAlign w:val="center"/>
            <w:hideMark/>
          </w:tcPr>
          <w:p w14:paraId="5565CCFF" w14:textId="4D13C18D" w:rsidR="001E7521" w:rsidRPr="00AB648D" w:rsidRDefault="001E7521" w:rsidP="00F509E7">
            <w:pPr>
              <w:jc w:val="center"/>
              <w:rPr>
                <w:rFonts w:asciiTheme="minorHAnsi" w:hAnsiTheme="minorHAnsi" w:cs="Calibri"/>
                <w:sz w:val="18"/>
                <w:szCs w:val="18"/>
                <w:lang w:val="en-US"/>
              </w:rPr>
            </w:pP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2</w:t>
            </w:r>
            <w:r w:rsidR="00DA09D0"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.</w:t>
            </w: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54E+06</w:t>
            </w:r>
          </w:p>
        </w:tc>
        <w:tc>
          <w:tcPr>
            <w:tcW w:w="979" w:type="dxa"/>
            <w:noWrap/>
            <w:vAlign w:val="center"/>
            <w:hideMark/>
          </w:tcPr>
          <w:p w14:paraId="3D762A27" w14:textId="20151B3D" w:rsidR="001E7521" w:rsidRPr="00AB648D" w:rsidRDefault="001E7521" w:rsidP="00F509E7">
            <w:pPr>
              <w:jc w:val="center"/>
              <w:rPr>
                <w:rFonts w:asciiTheme="minorHAnsi" w:hAnsiTheme="minorHAnsi" w:cs="Calibri"/>
                <w:sz w:val="18"/>
                <w:szCs w:val="18"/>
                <w:lang w:val="en-US"/>
              </w:rPr>
            </w:pP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3</w:t>
            </w:r>
            <w:r w:rsidR="00DA09D0"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.</w:t>
            </w: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71E+06</w:t>
            </w:r>
          </w:p>
        </w:tc>
        <w:tc>
          <w:tcPr>
            <w:tcW w:w="788" w:type="dxa"/>
            <w:noWrap/>
            <w:vAlign w:val="center"/>
            <w:hideMark/>
          </w:tcPr>
          <w:p w14:paraId="793BFA00" w14:textId="25434256" w:rsidR="001E7521" w:rsidRPr="00AB648D" w:rsidRDefault="001E7521" w:rsidP="00F509E7">
            <w:pPr>
              <w:jc w:val="center"/>
              <w:rPr>
                <w:rFonts w:asciiTheme="minorHAnsi" w:hAnsiTheme="minorHAnsi" w:cs="Calibri"/>
                <w:sz w:val="18"/>
                <w:szCs w:val="18"/>
                <w:lang w:val="en-US"/>
              </w:rPr>
            </w:pP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0</w:t>
            </w:r>
            <w:r w:rsidR="00DA09D0"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.</w:t>
            </w: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940</w:t>
            </w:r>
          </w:p>
        </w:tc>
      </w:tr>
      <w:tr w:rsidR="00D749A2" w:rsidRPr="00AB648D" w14:paraId="0E141627" w14:textId="77777777" w:rsidTr="00BB1823">
        <w:trPr>
          <w:trHeight w:val="320"/>
        </w:trPr>
        <w:tc>
          <w:tcPr>
            <w:tcW w:w="2592" w:type="dxa"/>
            <w:noWrap/>
            <w:vAlign w:val="center"/>
            <w:hideMark/>
          </w:tcPr>
          <w:p w14:paraId="568BB3B2" w14:textId="77777777" w:rsidR="001E7521" w:rsidRPr="00AB648D" w:rsidRDefault="001E7521" w:rsidP="00D749A2">
            <w:pPr>
              <w:rPr>
                <w:rFonts w:asciiTheme="minorHAnsi" w:hAnsiTheme="minorHAnsi" w:cs="Lucida Grande"/>
                <w:sz w:val="18"/>
                <w:szCs w:val="18"/>
                <w:lang w:val="en-US"/>
              </w:rPr>
            </w:pPr>
            <w:r w:rsidRPr="00AB648D">
              <w:rPr>
                <w:rFonts w:asciiTheme="minorHAnsi" w:hAnsiTheme="minorHAnsi" w:cs="Lucida Grande"/>
                <w:sz w:val="18"/>
                <w:szCs w:val="18"/>
                <w:lang w:val="en-US"/>
              </w:rPr>
              <w:t>3-Heptafluorobutyroxytetradecane</w:t>
            </w:r>
          </w:p>
        </w:tc>
        <w:tc>
          <w:tcPr>
            <w:tcW w:w="1440" w:type="dxa"/>
            <w:noWrap/>
            <w:vAlign w:val="center"/>
            <w:hideMark/>
          </w:tcPr>
          <w:p w14:paraId="48799FDC" w14:textId="2428A5E0" w:rsidR="001E7521" w:rsidRPr="00AB648D" w:rsidRDefault="001E7521" w:rsidP="00D749A2">
            <w:pPr>
              <w:jc w:val="center"/>
              <w:rPr>
                <w:rFonts w:asciiTheme="minorHAnsi" w:hAnsiTheme="minorHAnsi" w:cs="Calibri"/>
                <w:sz w:val="18"/>
                <w:szCs w:val="18"/>
                <w:lang w:val="en-US"/>
              </w:rPr>
            </w:pP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1429.90, 1.595</w:t>
            </w:r>
          </w:p>
        </w:tc>
        <w:tc>
          <w:tcPr>
            <w:tcW w:w="979" w:type="dxa"/>
            <w:noWrap/>
            <w:vAlign w:val="center"/>
            <w:hideMark/>
          </w:tcPr>
          <w:p w14:paraId="7CF69FD9" w14:textId="5C458C92" w:rsidR="001E7521" w:rsidRPr="00AB648D" w:rsidRDefault="001E7521" w:rsidP="00F509E7">
            <w:pPr>
              <w:jc w:val="center"/>
              <w:rPr>
                <w:rFonts w:asciiTheme="minorHAnsi" w:hAnsiTheme="minorHAnsi" w:cs="Calibri"/>
                <w:sz w:val="18"/>
                <w:szCs w:val="18"/>
                <w:lang w:val="en-US"/>
              </w:rPr>
            </w:pP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2</w:t>
            </w:r>
            <w:r w:rsidR="00AE0176"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.</w:t>
            </w: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16E+06</w:t>
            </w:r>
          </w:p>
        </w:tc>
        <w:tc>
          <w:tcPr>
            <w:tcW w:w="979" w:type="dxa"/>
            <w:noWrap/>
            <w:vAlign w:val="center"/>
            <w:hideMark/>
          </w:tcPr>
          <w:p w14:paraId="1C5F3B60" w14:textId="6CC2CF8D" w:rsidR="001E7521" w:rsidRPr="00AB648D" w:rsidRDefault="001E7521" w:rsidP="00F509E7">
            <w:pPr>
              <w:jc w:val="center"/>
              <w:rPr>
                <w:rFonts w:asciiTheme="minorHAnsi" w:hAnsiTheme="minorHAnsi" w:cs="Calibri"/>
                <w:sz w:val="18"/>
                <w:szCs w:val="18"/>
                <w:lang w:val="en-US"/>
              </w:rPr>
            </w:pP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2</w:t>
            </w:r>
            <w:r w:rsidR="00AE0176"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.</w:t>
            </w: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16E+06</w:t>
            </w:r>
          </w:p>
        </w:tc>
        <w:tc>
          <w:tcPr>
            <w:tcW w:w="979" w:type="dxa"/>
            <w:noWrap/>
            <w:vAlign w:val="center"/>
            <w:hideMark/>
          </w:tcPr>
          <w:p w14:paraId="0C7588CD" w14:textId="501BC429" w:rsidR="001E7521" w:rsidRPr="00AB648D" w:rsidRDefault="001E7521" w:rsidP="00F509E7">
            <w:pPr>
              <w:jc w:val="center"/>
              <w:rPr>
                <w:rFonts w:asciiTheme="minorHAnsi" w:hAnsiTheme="minorHAnsi" w:cs="Calibri"/>
                <w:sz w:val="18"/>
                <w:szCs w:val="18"/>
                <w:lang w:val="en-US"/>
              </w:rPr>
            </w:pP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3</w:t>
            </w:r>
            <w:r w:rsidR="00DA09D0"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.</w:t>
            </w: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75E+06</w:t>
            </w:r>
          </w:p>
        </w:tc>
        <w:tc>
          <w:tcPr>
            <w:tcW w:w="979" w:type="dxa"/>
            <w:noWrap/>
            <w:vAlign w:val="center"/>
            <w:hideMark/>
          </w:tcPr>
          <w:p w14:paraId="140DD96C" w14:textId="35F23621" w:rsidR="001E7521" w:rsidRPr="00AB648D" w:rsidRDefault="001E7521" w:rsidP="00F509E7">
            <w:pPr>
              <w:jc w:val="center"/>
              <w:rPr>
                <w:rFonts w:asciiTheme="minorHAnsi" w:hAnsiTheme="minorHAnsi" w:cs="Calibri"/>
                <w:sz w:val="18"/>
                <w:szCs w:val="18"/>
                <w:lang w:val="en-US"/>
              </w:rPr>
            </w:pP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6</w:t>
            </w:r>
            <w:r w:rsidR="00DA09D0"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.</w:t>
            </w: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15E+06</w:t>
            </w:r>
          </w:p>
        </w:tc>
        <w:tc>
          <w:tcPr>
            <w:tcW w:w="979" w:type="dxa"/>
            <w:noWrap/>
            <w:vAlign w:val="center"/>
            <w:hideMark/>
          </w:tcPr>
          <w:p w14:paraId="725AB981" w14:textId="7D50B585" w:rsidR="001E7521" w:rsidRPr="00AB648D" w:rsidRDefault="001E7521" w:rsidP="00F509E7">
            <w:pPr>
              <w:jc w:val="center"/>
              <w:rPr>
                <w:rFonts w:asciiTheme="minorHAnsi" w:hAnsiTheme="minorHAnsi" w:cs="Calibri"/>
                <w:sz w:val="18"/>
                <w:szCs w:val="18"/>
                <w:lang w:val="en-US"/>
              </w:rPr>
            </w:pP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8</w:t>
            </w:r>
            <w:r w:rsidR="00DA09D0"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.</w:t>
            </w: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25E+06</w:t>
            </w:r>
          </w:p>
        </w:tc>
        <w:tc>
          <w:tcPr>
            <w:tcW w:w="788" w:type="dxa"/>
            <w:noWrap/>
            <w:vAlign w:val="center"/>
            <w:hideMark/>
          </w:tcPr>
          <w:p w14:paraId="1D8B8FB0" w14:textId="737D4B0D" w:rsidR="001E7521" w:rsidRPr="00AB648D" w:rsidRDefault="001E7521" w:rsidP="00F509E7">
            <w:pPr>
              <w:jc w:val="center"/>
              <w:rPr>
                <w:rFonts w:asciiTheme="minorHAnsi" w:hAnsiTheme="minorHAnsi" w:cs="Calibri"/>
                <w:sz w:val="18"/>
                <w:szCs w:val="18"/>
                <w:lang w:val="en-US"/>
              </w:rPr>
            </w:pP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0</w:t>
            </w:r>
            <w:r w:rsidR="00DA09D0"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.</w:t>
            </w:r>
            <w:r w:rsidRPr="00AB648D">
              <w:rPr>
                <w:rFonts w:asciiTheme="minorHAnsi" w:hAnsiTheme="minorHAnsi" w:cs="Calibri"/>
                <w:sz w:val="18"/>
                <w:szCs w:val="18"/>
                <w:lang w:val="en-US"/>
              </w:rPr>
              <w:t>924</w:t>
            </w:r>
          </w:p>
        </w:tc>
      </w:tr>
    </w:tbl>
    <w:p w14:paraId="627921A9" w14:textId="216E51E1" w:rsidR="00301C91" w:rsidRDefault="00301C91">
      <w:pPr>
        <w:rPr>
          <w:ins w:id="48" w:author="Raquel Cumeras" w:date="2024-12-16T17:04:00Z" w16du:dateUtc="2024-12-16T16:04:00Z"/>
          <w:rFonts w:asciiTheme="minorHAnsi" w:hAnsiTheme="minorHAnsi"/>
        </w:rPr>
      </w:pPr>
    </w:p>
    <w:p w14:paraId="6CC68D9A" w14:textId="77777777" w:rsidR="00856839" w:rsidRPr="00AB648D" w:rsidRDefault="00856839">
      <w:pPr>
        <w:rPr>
          <w:rFonts w:asciiTheme="minorHAnsi" w:hAnsiTheme="minorHAnsi"/>
        </w:rPr>
      </w:pPr>
    </w:p>
    <w:p w14:paraId="49C3B066" w14:textId="77777777" w:rsidR="00905EFD" w:rsidRDefault="00905EFD"/>
    <w:p w14:paraId="131F0FE9" w14:textId="112B064E" w:rsidR="00905EFD" w:rsidRPr="00C23C0A" w:rsidRDefault="00486DDA" w:rsidP="00C23C0A">
      <w:pPr>
        <w:pStyle w:val="Caption"/>
        <w:rPr>
          <w:rFonts w:asciiTheme="minorHAnsi" w:hAnsiTheme="minorHAnsi"/>
          <w:lang w:val="en-US"/>
        </w:rPr>
      </w:pPr>
      <w:ins w:id="49" w:author="Raquel Cumeras" w:date="2024-12-27T15:46:00Z" w16du:dateUtc="2024-12-27T14:46:00Z">
        <w:r w:rsidRPr="00AB648D">
          <w:rPr>
            <w:rFonts w:asciiTheme="minorHAnsi" w:hAnsiTheme="minorHAnsi"/>
            <w:lang w:val="en-US"/>
          </w:rPr>
          <w:t>Table S</w:t>
        </w:r>
        <w:r>
          <w:rPr>
            <w:rFonts w:asciiTheme="minorHAnsi" w:hAnsiTheme="minorHAnsi"/>
            <w:lang w:val="en-US"/>
          </w:rPr>
          <w:t>6</w:t>
        </w:r>
        <w:r w:rsidRPr="00AB648D">
          <w:rPr>
            <w:rFonts w:asciiTheme="minorHAnsi" w:hAnsiTheme="minorHAnsi"/>
            <w:lang w:val="en-US"/>
          </w:rPr>
          <w:t xml:space="preserve">: </w:t>
        </w:r>
        <w:r>
          <w:rPr>
            <w:rFonts w:asciiTheme="minorHAnsi" w:hAnsiTheme="minorHAnsi"/>
            <w:lang w:val="en-US"/>
          </w:rPr>
          <w:t xml:space="preserve">Comparison of areas obtained using </w:t>
        </w:r>
        <w:proofErr w:type="spellStart"/>
        <w:r>
          <w:rPr>
            <w:rFonts w:asciiTheme="minorHAnsi" w:hAnsiTheme="minorHAnsi"/>
            <w:lang w:val="en-US"/>
          </w:rPr>
          <w:t>ChromaTOF</w:t>
        </w:r>
        <w:proofErr w:type="spellEnd"/>
        <w:r>
          <w:rPr>
            <w:rFonts w:asciiTheme="minorHAnsi" w:hAnsiTheme="minorHAnsi"/>
            <w:lang w:val="en-US"/>
          </w:rPr>
          <w:t xml:space="preserve">, </w:t>
        </w:r>
        <w:proofErr w:type="spellStart"/>
        <w:r>
          <w:rPr>
            <w:rFonts w:asciiTheme="minorHAnsi" w:hAnsiTheme="minorHAnsi"/>
            <w:lang w:val="en-US"/>
          </w:rPr>
          <w:t>GcDUO</w:t>
        </w:r>
        <w:proofErr w:type="spellEnd"/>
        <w:r>
          <w:rPr>
            <w:rFonts w:asciiTheme="minorHAnsi" w:hAnsiTheme="minorHAnsi"/>
            <w:lang w:val="en-US"/>
          </w:rPr>
          <w:t xml:space="preserve"> with PARAFAC2 algorithms and </w:t>
        </w:r>
        <w:proofErr w:type="spellStart"/>
        <w:r>
          <w:rPr>
            <w:rFonts w:asciiTheme="minorHAnsi" w:hAnsiTheme="minorHAnsi"/>
            <w:lang w:val="en-US"/>
          </w:rPr>
          <w:t>GcDUO</w:t>
        </w:r>
        <w:proofErr w:type="spellEnd"/>
        <w:r>
          <w:rPr>
            <w:rFonts w:asciiTheme="minorHAnsi" w:hAnsiTheme="minorHAnsi"/>
            <w:lang w:val="en-US"/>
          </w:rPr>
          <w:t xml:space="preserve"> with MCR </w:t>
        </w:r>
        <w:proofErr w:type="gramStart"/>
        <w:r>
          <w:rPr>
            <w:rFonts w:asciiTheme="minorHAnsi" w:hAnsiTheme="minorHAnsi"/>
            <w:lang w:val="en-US"/>
          </w:rPr>
          <w:t>algorithm  (</w:t>
        </w:r>
        <w:proofErr w:type="gramEnd"/>
        <w:r>
          <w:rPr>
            <w:rFonts w:asciiTheme="minorHAnsi" w:hAnsiTheme="minorHAnsi"/>
            <w:lang w:val="en-US"/>
          </w:rPr>
          <w:t>module V), for the b</w:t>
        </w:r>
        <w:r w:rsidRPr="00AB648D">
          <w:rPr>
            <w:rFonts w:asciiTheme="minorHAnsi" w:hAnsiTheme="minorHAnsi"/>
            <w:lang w:val="en-US"/>
          </w:rPr>
          <w:t>reath standards dataset</w:t>
        </w:r>
        <w:r>
          <w:rPr>
            <w:rFonts w:asciiTheme="minorHAnsi" w:hAnsiTheme="minorHAnsi"/>
            <w:lang w:val="en-US"/>
          </w:rPr>
          <w:t xml:space="preserve"> sample at 1ppm</w:t>
        </w:r>
        <w:r w:rsidRPr="00AB648D">
          <w:rPr>
            <w:rFonts w:asciiTheme="minorHAnsi" w:hAnsiTheme="minorHAnsi"/>
            <w:lang w:val="en-US"/>
          </w:rPr>
          <w:t xml:space="preserve">. </w:t>
        </w:r>
        <w:r>
          <w:rPr>
            <w:rFonts w:asciiTheme="minorHAnsi" w:hAnsiTheme="minorHAnsi"/>
            <w:lang w:val="en-US"/>
          </w:rPr>
          <w:t>A signal-to-noise (</w:t>
        </w:r>
        <w:r w:rsidRPr="00AB648D">
          <w:rPr>
            <w:rFonts w:asciiTheme="minorHAnsi" w:hAnsiTheme="minorHAnsi"/>
            <w:lang w:val="en-US"/>
          </w:rPr>
          <w:t>S/N</w:t>
        </w:r>
        <w:r>
          <w:rPr>
            <w:rFonts w:asciiTheme="minorHAnsi" w:hAnsiTheme="minorHAnsi"/>
            <w:lang w:val="en-US"/>
          </w:rPr>
          <w:t xml:space="preserve">) ratio of </w:t>
        </w:r>
        <w:r w:rsidRPr="00AB648D">
          <w:rPr>
            <w:rFonts w:asciiTheme="minorHAnsi" w:hAnsiTheme="minorHAnsi"/>
            <w:lang w:val="en-US"/>
          </w:rPr>
          <w:t xml:space="preserve">3 </w:t>
        </w:r>
        <w:r>
          <w:rPr>
            <w:rFonts w:asciiTheme="minorHAnsi" w:hAnsiTheme="minorHAnsi"/>
            <w:lang w:val="en-US"/>
          </w:rPr>
          <w:t xml:space="preserve">was used </w:t>
        </w:r>
        <w:r w:rsidRPr="00AB648D">
          <w:rPr>
            <w:rFonts w:asciiTheme="minorHAnsi" w:hAnsiTheme="minorHAnsi"/>
            <w:lang w:val="en-US"/>
          </w:rPr>
          <w:t>for all compounds</w:t>
        </w:r>
        <w:r>
          <w:rPr>
            <w:rFonts w:asciiTheme="minorHAnsi" w:hAnsiTheme="minorHAnsi"/>
            <w:lang w:val="en-US"/>
          </w:rPr>
          <w:t>,</w:t>
        </w:r>
        <w:r w:rsidRPr="00AB648D">
          <w:rPr>
            <w:rFonts w:asciiTheme="minorHAnsi" w:hAnsiTheme="minorHAnsi"/>
            <w:lang w:val="en-US"/>
          </w:rPr>
          <w:t xml:space="preserve"> except for </w:t>
        </w:r>
        <w:proofErr w:type="spellStart"/>
        <w:r w:rsidRPr="00AB648D">
          <w:rPr>
            <w:rFonts w:asciiTheme="minorHAnsi" w:hAnsiTheme="minorHAnsi"/>
            <w:lang w:val="en-US"/>
          </w:rPr>
          <w:t>Decane</w:t>
        </w:r>
        <w:proofErr w:type="spellEnd"/>
        <w:r w:rsidRPr="00AB648D">
          <w:rPr>
            <w:rFonts w:asciiTheme="minorHAnsi" w:hAnsiTheme="minorHAnsi"/>
            <w:lang w:val="en-US"/>
          </w:rPr>
          <w:t xml:space="preserve">, for which the </w:t>
        </w:r>
        <w:r>
          <w:rPr>
            <w:rFonts w:asciiTheme="minorHAnsi" w:hAnsiTheme="minorHAnsi"/>
            <w:lang w:val="en-US"/>
          </w:rPr>
          <w:t>S/N threshold</w:t>
        </w:r>
        <w:r w:rsidRPr="00AB648D">
          <w:rPr>
            <w:rFonts w:asciiTheme="minorHAnsi" w:hAnsiTheme="minorHAnsi"/>
            <w:lang w:val="en-US"/>
          </w:rPr>
          <w:t xml:space="preserve"> was lowered to 1.</w:t>
        </w:r>
      </w:ins>
    </w:p>
    <w:tbl>
      <w:tblPr>
        <w:tblW w:w="0" w:type="auto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86"/>
        <w:gridCol w:w="1121"/>
        <w:gridCol w:w="1751"/>
        <w:gridCol w:w="1241"/>
      </w:tblGrid>
      <w:tr w:rsidR="00C23C0A" w:rsidRPr="00856839" w14:paraId="0D9B3301" w14:textId="77777777" w:rsidTr="007C7597">
        <w:trPr>
          <w:trHeight w:val="367"/>
          <w:jc w:val="center"/>
          <w:ins w:id="50" w:author="Maria Llambrich Rodriguez" w:date="2024-12-13T08:57:00Z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54F83B" w14:textId="312240FC" w:rsidR="00C23C0A" w:rsidRPr="00856839" w:rsidRDefault="00C23C0A" w:rsidP="0023095E">
            <w:pPr>
              <w:rPr>
                <w:ins w:id="51" w:author="Maria Llambrich Rodriguez" w:date="2024-12-13T08:57:00Z" w16du:dateUtc="2024-12-13T07:57:00Z"/>
                <w:rFonts w:asciiTheme="minorHAnsi" w:hAnsiTheme="minorHAnsi" w:cs="Calibri"/>
                <w:b/>
                <w:bCs/>
                <w:color w:val="000000" w:themeColor="text1"/>
                <w:sz w:val="18"/>
                <w:szCs w:val="18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C3AF0D" w14:textId="77777777" w:rsidR="00C23C0A" w:rsidRPr="00856839" w:rsidRDefault="00C23C0A" w:rsidP="0023095E">
            <w:pPr>
              <w:jc w:val="center"/>
              <w:rPr>
                <w:ins w:id="52" w:author="Maria Llambrich Rodriguez" w:date="2024-12-13T08:57:00Z" w16du:dateUtc="2024-12-13T07:57:00Z"/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</w:pPr>
            <w:proofErr w:type="spellStart"/>
            <w:ins w:id="53" w:author="Maria Llambrich Rodriguez" w:date="2024-12-13T08:57:00Z" w16du:dateUtc="2024-12-13T07:57:00Z">
              <w:r w:rsidRPr="00856839">
                <w:rPr>
                  <w:rFonts w:asciiTheme="minorHAnsi" w:hAnsiTheme="minorHAnsi"/>
                  <w:b/>
                  <w:bCs/>
                  <w:color w:val="000000" w:themeColor="text1"/>
                  <w:sz w:val="18"/>
                  <w:szCs w:val="18"/>
                </w:rPr>
                <w:t>ChromaTOF</w:t>
              </w:r>
              <w:proofErr w:type="spellEnd"/>
            </w:ins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1F415D" w14:textId="77777777" w:rsidR="00C23C0A" w:rsidRPr="00856839" w:rsidRDefault="00C23C0A" w:rsidP="0023095E">
            <w:pPr>
              <w:jc w:val="center"/>
              <w:rPr>
                <w:ins w:id="54" w:author="Maria Llambrich Rodriguez" w:date="2024-12-13T08:57:00Z" w16du:dateUtc="2024-12-13T07:57:00Z"/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</w:pPr>
            <w:ins w:id="55" w:author="Maria Llambrich Rodriguez" w:date="2024-12-13T08:57:00Z" w16du:dateUtc="2024-12-13T07:57:00Z">
              <w:r w:rsidRPr="00856839">
                <w:rPr>
                  <w:rFonts w:asciiTheme="minorHAnsi" w:hAnsiTheme="minorHAnsi"/>
                  <w:b/>
                  <w:bCs/>
                  <w:color w:val="000000" w:themeColor="text1"/>
                  <w:sz w:val="18"/>
                  <w:szCs w:val="18"/>
                </w:rPr>
                <w:t>GcDUO– PARAFAC2</w:t>
              </w:r>
            </w:ins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1B7D1A" w14:textId="77777777" w:rsidR="00C23C0A" w:rsidRPr="00856839" w:rsidRDefault="00C23C0A" w:rsidP="0023095E">
            <w:pPr>
              <w:jc w:val="center"/>
              <w:rPr>
                <w:ins w:id="56" w:author="Maria Llambrich Rodriguez" w:date="2024-12-13T08:57:00Z" w16du:dateUtc="2024-12-13T07:57:00Z"/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</w:pPr>
            <w:ins w:id="57" w:author="Maria Llambrich Rodriguez" w:date="2024-12-13T08:57:00Z" w16du:dateUtc="2024-12-13T07:57:00Z">
              <w:r w:rsidRPr="00856839">
                <w:rPr>
                  <w:rFonts w:asciiTheme="minorHAnsi" w:hAnsiTheme="minorHAnsi"/>
                  <w:b/>
                  <w:bCs/>
                  <w:color w:val="000000" w:themeColor="text1"/>
                  <w:sz w:val="18"/>
                  <w:szCs w:val="18"/>
                </w:rPr>
                <w:t>GcDUO- MCR</w:t>
              </w:r>
            </w:ins>
          </w:p>
        </w:tc>
      </w:tr>
      <w:tr w:rsidR="00C23C0A" w:rsidRPr="00856839" w14:paraId="43533C35" w14:textId="77777777" w:rsidTr="007C7597">
        <w:trPr>
          <w:trHeight w:val="360"/>
          <w:jc w:val="center"/>
          <w:ins w:id="58" w:author="Maria Llambrich Rodriguez" w:date="2024-12-13T08:57:00Z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0057B3" w14:textId="77777777" w:rsidR="00C23C0A" w:rsidRPr="00856839" w:rsidRDefault="00C23C0A" w:rsidP="0023095E">
            <w:pPr>
              <w:rPr>
                <w:ins w:id="59" w:author="Maria Llambrich Rodriguez" w:date="2024-12-13T08:57:00Z" w16du:dateUtc="2024-12-13T07:57:00Z"/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</w:pPr>
            <w:proofErr w:type="spellStart"/>
            <w:ins w:id="60" w:author="Maria Llambrich Rodriguez" w:date="2024-12-13T08:57:00Z" w16du:dateUtc="2024-12-13T07:57:00Z">
              <w:r w:rsidRPr="00856839">
                <w:rPr>
                  <w:rFonts w:asciiTheme="minorHAnsi" w:hAnsiTheme="minorHAnsi"/>
                  <w:b/>
                  <w:bCs/>
                  <w:color w:val="000000" w:themeColor="text1"/>
                  <w:sz w:val="18"/>
                  <w:szCs w:val="18"/>
                </w:rPr>
                <w:t>Compound</w:t>
              </w:r>
              <w:proofErr w:type="spellEnd"/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31398F" w14:textId="77777777" w:rsidR="00C23C0A" w:rsidRPr="00856839" w:rsidRDefault="00C23C0A" w:rsidP="0023095E">
            <w:pPr>
              <w:jc w:val="center"/>
              <w:rPr>
                <w:ins w:id="61" w:author="Maria Llambrich Rodriguez" w:date="2024-12-13T08:57:00Z" w16du:dateUtc="2024-12-13T07:57:00Z"/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</w:pPr>
            <w:proofErr w:type="spellStart"/>
            <w:ins w:id="62" w:author="Maria Llambrich Rodriguez" w:date="2024-12-13T08:57:00Z" w16du:dateUtc="2024-12-13T07:57:00Z">
              <w:r w:rsidRPr="00856839">
                <w:rPr>
                  <w:rFonts w:asciiTheme="minorHAnsi" w:hAnsiTheme="minorHAnsi"/>
                  <w:b/>
                  <w:bCs/>
                  <w:color w:val="000000" w:themeColor="text1"/>
                  <w:sz w:val="18"/>
                  <w:szCs w:val="18"/>
                </w:rPr>
                <w:t>Area</w:t>
              </w:r>
              <w:proofErr w:type="spellEnd"/>
              <w:r w:rsidRPr="00856839">
                <w:rPr>
                  <w:rFonts w:asciiTheme="minorHAnsi" w:hAnsiTheme="minorHAnsi"/>
                  <w:b/>
                  <w:bCs/>
                  <w:color w:val="000000" w:themeColor="text1"/>
                  <w:sz w:val="18"/>
                  <w:szCs w:val="18"/>
                </w:rPr>
                <w:t xml:space="preserve"> 1ppm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79DA05" w14:textId="77777777" w:rsidR="00C23C0A" w:rsidRPr="00856839" w:rsidRDefault="00C23C0A" w:rsidP="0023095E">
            <w:pPr>
              <w:jc w:val="center"/>
              <w:rPr>
                <w:ins w:id="63" w:author="Maria Llambrich Rodriguez" w:date="2024-12-13T08:57:00Z" w16du:dateUtc="2024-12-13T07:57:00Z"/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</w:pPr>
            <w:proofErr w:type="spellStart"/>
            <w:ins w:id="64" w:author="Maria Llambrich Rodriguez" w:date="2024-12-13T08:57:00Z" w16du:dateUtc="2024-12-13T07:57:00Z">
              <w:r w:rsidRPr="00856839">
                <w:rPr>
                  <w:rFonts w:asciiTheme="minorHAnsi" w:hAnsiTheme="minorHAnsi"/>
                  <w:b/>
                  <w:bCs/>
                  <w:color w:val="000000" w:themeColor="text1"/>
                  <w:sz w:val="18"/>
                  <w:szCs w:val="18"/>
                </w:rPr>
                <w:t>Area</w:t>
              </w:r>
              <w:proofErr w:type="spellEnd"/>
              <w:r w:rsidRPr="00856839">
                <w:rPr>
                  <w:rFonts w:asciiTheme="minorHAnsi" w:hAnsiTheme="minorHAnsi"/>
                  <w:b/>
                  <w:bCs/>
                  <w:color w:val="000000" w:themeColor="text1"/>
                  <w:sz w:val="18"/>
                  <w:szCs w:val="18"/>
                </w:rPr>
                <w:t xml:space="preserve"> 1ppm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ADDF0F" w14:textId="77777777" w:rsidR="00C23C0A" w:rsidRPr="00856839" w:rsidRDefault="00C23C0A" w:rsidP="0023095E">
            <w:pPr>
              <w:jc w:val="center"/>
              <w:rPr>
                <w:ins w:id="65" w:author="Maria Llambrich Rodriguez" w:date="2024-12-13T08:57:00Z" w16du:dateUtc="2024-12-13T07:57:00Z"/>
                <w:rFonts w:asciiTheme="minorHAnsi" w:hAnsiTheme="minorHAnsi"/>
                <w:b/>
                <w:bCs/>
                <w:color w:val="000000" w:themeColor="text1"/>
                <w:sz w:val="18"/>
                <w:szCs w:val="18"/>
              </w:rPr>
            </w:pPr>
            <w:proofErr w:type="spellStart"/>
            <w:ins w:id="66" w:author="Maria Llambrich Rodriguez" w:date="2024-12-13T08:57:00Z" w16du:dateUtc="2024-12-13T07:57:00Z">
              <w:r w:rsidRPr="00856839">
                <w:rPr>
                  <w:rFonts w:asciiTheme="minorHAnsi" w:hAnsiTheme="minorHAnsi"/>
                  <w:b/>
                  <w:bCs/>
                  <w:color w:val="000000" w:themeColor="text1"/>
                  <w:sz w:val="18"/>
                  <w:szCs w:val="18"/>
                </w:rPr>
                <w:t>Area</w:t>
              </w:r>
              <w:proofErr w:type="spellEnd"/>
              <w:r w:rsidRPr="00856839">
                <w:rPr>
                  <w:rFonts w:asciiTheme="minorHAnsi" w:hAnsiTheme="minorHAnsi"/>
                  <w:b/>
                  <w:bCs/>
                  <w:color w:val="000000" w:themeColor="text1"/>
                  <w:sz w:val="18"/>
                  <w:szCs w:val="18"/>
                </w:rPr>
                <w:t xml:space="preserve"> 1ppm</w:t>
              </w:r>
            </w:ins>
          </w:p>
        </w:tc>
      </w:tr>
      <w:tr w:rsidR="00C23C0A" w:rsidRPr="00856839" w14:paraId="26D13D8C" w14:textId="77777777" w:rsidTr="007C7597">
        <w:trPr>
          <w:trHeight w:val="360"/>
          <w:jc w:val="center"/>
          <w:ins w:id="67" w:author="Maria Llambrich Rodriguez" w:date="2024-12-13T08:57:00Z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399D76" w14:textId="77777777" w:rsidR="00C23C0A" w:rsidRPr="00856839" w:rsidRDefault="00C23C0A" w:rsidP="0023095E">
            <w:pPr>
              <w:rPr>
                <w:ins w:id="68" w:author="Maria Llambrich Rodriguez" w:date="2024-12-13T08:57:00Z" w16du:dateUtc="2024-12-13T07:57:00Z"/>
                <w:rFonts w:asciiTheme="minorHAnsi" w:hAnsiTheme="minorHAnsi"/>
                <w:color w:val="000000" w:themeColor="text1"/>
                <w:sz w:val="18"/>
                <w:szCs w:val="18"/>
              </w:rPr>
            </w:pPr>
            <w:ins w:id="69" w:author="Maria Llambrich Rodriguez" w:date="2024-12-13T08:57:00Z" w16du:dateUtc="2024-12-13T07:57:00Z">
              <w:r w:rsidRPr="00856839">
                <w:rPr>
                  <w:rFonts w:asciiTheme="minorHAnsi" w:hAnsiTheme="minorHAnsi"/>
                  <w:color w:val="000000" w:themeColor="text1"/>
                  <w:sz w:val="18"/>
                  <w:szCs w:val="18"/>
                </w:rPr>
                <w:t>2-Hexanone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5A9A67" w14:textId="77777777" w:rsidR="00C23C0A" w:rsidRPr="00856839" w:rsidRDefault="00C23C0A" w:rsidP="0023095E">
            <w:pPr>
              <w:jc w:val="center"/>
              <w:rPr>
                <w:ins w:id="70" w:author="Maria Llambrich Rodriguez" w:date="2024-12-13T08:57:00Z" w16du:dateUtc="2024-12-13T07:57:00Z"/>
                <w:rFonts w:asciiTheme="minorHAnsi" w:hAnsiTheme="minorHAnsi"/>
                <w:color w:val="000000" w:themeColor="text1"/>
                <w:sz w:val="18"/>
                <w:szCs w:val="18"/>
              </w:rPr>
            </w:pPr>
            <w:ins w:id="71" w:author="Maria Llambrich Rodriguez" w:date="2024-12-13T08:57:00Z" w16du:dateUtc="2024-12-13T07:57:00Z">
              <w:r w:rsidRPr="00856839">
                <w:rPr>
                  <w:rFonts w:asciiTheme="minorHAnsi" w:hAnsiTheme="minorHAnsi"/>
                  <w:color w:val="000000" w:themeColor="text1"/>
                  <w:sz w:val="18"/>
                  <w:szCs w:val="18"/>
                </w:rPr>
                <w:t>1.16E+07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E20F7F" w14:textId="77777777" w:rsidR="00C23C0A" w:rsidRPr="00856839" w:rsidRDefault="00C23C0A" w:rsidP="0023095E">
            <w:pPr>
              <w:jc w:val="center"/>
              <w:rPr>
                <w:ins w:id="72" w:author="Maria Llambrich Rodriguez" w:date="2024-12-13T08:57:00Z" w16du:dateUtc="2024-12-13T07:57:00Z"/>
                <w:rFonts w:asciiTheme="minorHAnsi" w:hAnsiTheme="minorHAnsi"/>
                <w:color w:val="000000" w:themeColor="text1"/>
                <w:sz w:val="18"/>
                <w:szCs w:val="18"/>
              </w:rPr>
            </w:pPr>
            <w:ins w:id="73" w:author="Maria Llambrich Rodriguez" w:date="2024-12-13T08:57:00Z" w16du:dateUtc="2024-12-13T07:57:00Z">
              <w:r w:rsidRPr="00856839">
                <w:rPr>
                  <w:rFonts w:asciiTheme="minorHAnsi" w:hAnsiTheme="minorHAnsi"/>
                  <w:color w:val="000000" w:themeColor="text1"/>
                  <w:sz w:val="18"/>
                  <w:szCs w:val="18"/>
                </w:rPr>
                <w:t>1,04E+07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79702D" w14:textId="77777777" w:rsidR="00C23C0A" w:rsidRPr="00856839" w:rsidRDefault="00C23C0A" w:rsidP="0023095E">
            <w:pPr>
              <w:jc w:val="center"/>
              <w:rPr>
                <w:ins w:id="74" w:author="Maria Llambrich Rodriguez" w:date="2024-12-13T08:57:00Z" w16du:dateUtc="2024-12-13T07:57:00Z"/>
                <w:rFonts w:asciiTheme="minorHAnsi" w:hAnsiTheme="minorHAnsi"/>
                <w:color w:val="000000" w:themeColor="text1"/>
                <w:sz w:val="18"/>
                <w:szCs w:val="18"/>
              </w:rPr>
            </w:pPr>
            <w:ins w:id="75" w:author="Maria Llambrich Rodriguez" w:date="2024-12-13T08:57:00Z" w16du:dateUtc="2024-12-13T07:57:00Z">
              <w:r w:rsidRPr="00856839">
                <w:rPr>
                  <w:rFonts w:asciiTheme="minorHAnsi" w:hAnsiTheme="minorHAnsi"/>
                  <w:color w:val="000000" w:themeColor="text1"/>
                  <w:sz w:val="18"/>
                  <w:szCs w:val="18"/>
                </w:rPr>
                <w:t>1,95E+07</w:t>
              </w:r>
            </w:ins>
          </w:p>
        </w:tc>
      </w:tr>
      <w:tr w:rsidR="00C23C0A" w:rsidRPr="00856839" w14:paraId="1605ECBB" w14:textId="77777777" w:rsidTr="007C7597">
        <w:trPr>
          <w:trHeight w:val="360"/>
          <w:jc w:val="center"/>
          <w:ins w:id="76" w:author="Maria Llambrich Rodriguez" w:date="2024-12-13T08:57:00Z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32FD79" w14:textId="77777777" w:rsidR="00C23C0A" w:rsidRPr="00856839" w:rsidRDefault="00C23C0A" w:rsidP="0023095E">
            <w:pPr>
              <w:rPr>
                <w:ins w:id="77" w:author="Maria Llambrich Rodriguez" w:date="2024-12-13T08:57:00Z" w16du:dateUtc="2024-12-13T07:57:00Z"/>
                <w:rFonts w:asciiTheme="minorHAnsi" w:hAnsiTheme="minorHAnsi"/>
                <w:color w:val="000000" w:themeColor="text1"/>
                <w:sz w:val="18"/>
                <w:szCs w:val="18"/>
              </w:rPr>
            </w:pPr>
            <w:proofErr w:type="spellStart"/>
            <w:ins w:id="78" w:author="Maria Llambrich Rodriguez" w:date="2024-12-13T08:57:00Z" w16du:dateUtc="2024-12-13T07:57:00Z">
              <w:r w:rsidRPr="00856839">
                <w:rPr>
                  <w:rFonts w:asciiTheme="minorHAnsi" w:hAnsiTheme="minorHAnsi"/>
                  <w:color w:val="000000" w:themeColor="text1"/>
                  <w:sz w:val="18"/>
                  <w:szCs w:val="18"/>
                </w:rPr>
                <w:t>Ethylbenzene</w:t>
              </w:r>
              <w:proofErr w:type="spellEnd"/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32EE16" w14:textId="77777777" w:rsidR="00C23C0A" w:rsidRPr="00856839" w:rsidRDefault="00C23C0A" w:rsidP="0023095E">
            <w:pPr>
              <w:jc w:val="center"/>
              <w:rPr>
                <w:ins w:id="79" w:author="Maria Llambrich Rodriguez" w:date="2024-12-13T08:57:00Z" w16du:dateUtc="2024-12-13T07:57:00Z"/>
                <w:rFonts w:asciiTheme="minorHAnsi" w:hAnsiTheme="minorHAnsi"/>
                <w:color w:val="000000" w:themeColor="text1"/>
                <w:sz w:val="18"/>
                <w:szCs w:val="18"/>
              </w:rPr>
            </w:pPr>
            <w:ins w:id="80" w:author="Maria Llambrich Rodriguez" w:date="2024-12-13T08:57:00Z" w16du:dateUtc="2024-12-13T07:57:00Z">
              <w:r w:rsidRPr="00856839">
                <w:rPr>
                  <w:rFonts w:asciiTheme="minorHAnsi" w:hAnsiTheme="minorHAnsi"/>
                  <w:color w:val="000000" w:themeColor="text1"/>
                  <w:sz w:val="18"/>
                  <w:szCs w:val="18"/>
                </w:rPr>
                <w:t>2.44E+07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E4A7C0" w14:textId="77777777" w:rsidR="00C23C0A" w:rsidRPr="00856839" w:rsidRDefault="00C23C0A" w:rsidP="0023095E">
            <w:pPr>
              <w:jc w:val="center"/>
              <w:rPr>
                <w:ins w:id="81" w:author="Maria Llambrich Rodriguez" w:date="2024-12-13T08:57:00Z" w16du:dateUtc="2024-12-13T07:57:00Z"/>
                <w:rFonts w:asciiTheme="minorHAnsi" w:hAnsiTheme="minorHAnsi"/>
                <w:color w:val="000000" w:themeColor="text1"/>
                <w:sz w:val="18"/>
                <w:szCs w:val="18"/>
              </w:rPr>
            </w:pPr>
            <w:ins w:id="82" w:author="Maria Llambrich Rodriguez" w:date="2024-12-13T08:57:00Z" w16du:dateUtc="2024-12-13T07:57:00Z">
              <w:r w:rsidRPr="00856839">
                <w:rPr>
                  <w:rFonts w:asciiTheme="minorHAnsi" w:hAnsiTheme="minorHAnsi"/>
                  <w:color w:val="000000" w:themeColor="text1"/>
                  <w:sz w:val="18"/>
                  <w:szCs w:val="18"/>
                </w:rPr>
                <w:t>1,77E+07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04177C" w14:textId="77777777" w:rsidR="00C23C0A" w:rsidRPr="00856839" w:rsidRDefault="00C23C0A" w:rsidP="0023095E">
            <w:pPr>
              <w:jc w:val="center"/>
              <w:rPr>
                <w:ins w:id="83" w:author="Maria Llambrich Rodriguez" w:date="2024-12-13T08:57:00Z" w16du:dateUtc="2024-12-13T07:57:00Z"/>
                <w:rFonts w:asciiTheme="minorHAnsi" w:hAnsiTheme="minorHAnsi"/>
                <w:color w:val="000000" w:themeColor="text1"/>
                <w:sz w:val="18"/>
                <w:szCs w:val="18"/>
              </w:rPr>
            </w:pPr>
            <w:ins w:id="84" w:author="Maria Llambrich Rodriguez" w:date="2024-12-13T08:57:00Z" w16du:dateUtc="2024-12-13T07:57:00Z">
              <w:r w:rsidRPr="00856839">
                <w:rPr>
                  <w:rFonts w:asciiTheme="minorHAnsi" w:hAnsiTheme="minorHAnsi"/>
                  <w:color w:val="000000" w:themeColor="text1"/>
                  <w:sz w:val="18"/>
                  <w:szCs w:val="18"/>
                </w:rPr>
                <w:t>2,45E+07</w:t>
              </w:r>
            </w:ins>
          </w:p>
        </w:tc>
      </w:tr>
      <w:tr w:rsidR="00C23C0A" w:rsidRPr="00856839" w14:paraId="5E0417A7" w14:textId="77777777" w:rsidTr="007C7597">
        <w:trPr>
          <w:trHeight w:val="360"/>
          <w:jc w:val="center"/>
          <w:ins w:id="85" w:author="Maria Llambrich Rodriguez" w:date="2024-12-13T08:57:00Z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577EFF" w14:textId="77777777" w:rsidR="00C23C0A" w:rsidRPr="00856839" w:rsidRDefault="00C23C0A" w:rsidP="0023095E">
            <w:pPr>
              <w:rPr>
                <w:ins w:id="86" w:author="Maria Llambrich Rodriguez" w:date="2024-12-13T08:57:00Z" w16du:dateUtc="2024-12-13T07:57:00Z"/>
                <w:rFonts w:asciiTheme="minorHAnsi" w:hAnsiTheme="minorHAnsi"/>
                <w:color w:val="000000" w:themeColor="text1"/>
                <w:sz w:val="18"/>
                <w:szCs w:val="18"/>
              </w:rPr>
            </w:pPr>
            <w:proofErr w:type="spellStart"/>
            <w:ins w:id="87" w:author="Maria Llambrich Rodriguez" w:date="2024-12-13T08:57:00Z" w16du:dateUtc="2024-12-13T07:57:00Z">
              <w:r w:rsidRPr="00856839">
                <w:rPr>
                  <w:rFonts w:asciiTheme="minorHAnsi" w:hAnsiTheme="minorHAnsi"/>
                  <w:color w:val="000000" w:themeColor="text1"/>
                  <w:sz w:val="18"/>
                  <w:szCs w:val="18"/>
                </w:rPr>
                <w:t>Cyclohexanone</w:t>
              </w:r>
              <w:proofErr w:type="spellEnd"/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AFFE43" w14:textId="77777777" w:rsidR="00C23C0A" w:rsidRPr="00856839" w:rsidRDefault="00C23C0A" w:rsidP="0023095E">
            <w:pPr>
              <w:jc w:val="center"/>
              <w:rPr>
                <w:ins w:id="88" w:author="Maria Llambrich Rodriguez" w:date="2024-12-13T08:57:00Z" w16du:dateUtc="2024-12-13T07:57:00Z"/>
                <w:rFonts w:asciiTheme="minorHAnsi" w:hAnsiTheme="minorHAnsi"/>
                <w:color w:val="000000" w:themeColor="text1"/>
                <w:sz w:val="18"/>
                <w:szCs w:val="18"/>
              </w:rPr>
            </w:pPr>
            <w:ins w:id="89" w:author="Maria Llambrich Rodriguez" w:date="2024-12-13T08:57:00Z" w16du:dateUtc="2024-12-13T07:57:00Z">
              <w:r w:rsidRPr="00856839">
                <w:rPr>
                  <w:rFonts w:asciiTheme="minorHAnsi" w:hAnsiTheme="minorHAnsi"/>
                  <w:color w:val="000000" w:themeColor="text1"/>
                  <w:sz w:val="18"/>
                  <w:szCs w:val="18"/>
                </w:rPr>
                <w:t>8.49E+06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BA3352" w14:textId="77777777" w:rsidR="00C23C0A" w:rsidRPr="00856839" w:rsidRDefault="00C23C0A" w:rsidP="0023095E">
            <w:pPr>
              <w:jc w:val="center"/>
              <w:rPr>
                <w:ins w:id="90" w:author="Maria Llambrich Rodriguez" w:date="2024-12-13T08:57:00Z" w16du:dateUtc="2024-12-13T07:57:00Z"/>
                <w:rFonts w:asciiTheme="minorHAnsi" w:hAnsiTheme="minorHAnsi"/>
                <w:color w:val="000000" w:themeColor="text1"/>
                <w:sz w:val="18"/>
                <w:szCs w:val="18"/>
              </w:rPr>
            </w:pPr>
            <w:ins w:id="91" w:author="Maria Llambrich Rodriguez" w:date="2024-12-13T08:57:00Z" w16du:dateUtc="2024-12-13T07:57:00Z">
              <w:r w:rsidRPr="00856839">
                <w:rPr>
                  <w:rFonts w:asciiTheme="minorHAnsi" w:hAnsiTheme="minorHAnsi"/>
                  <w:color w:val="000000" w:themeColor="text1"/>
                  <w:sz w:val="18"/>
                  <w:szCs w:val="18"/>
                </w:rPr>
                <w:t>5,39E+06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4FA89A" w14:textId="77777777" w:rsidR="00C23C0A" w:rsidRPr="00856839" w:rsidRDefault="00C23C0A" w:rsidP="0023095E">
            <w:pPr>
              <w:jc w:val="center"/>
              <w:rPr>
                <w:ins w:id="92" w:author="Maria Llambrich Rodriguez" w:date="2024-12-13T08:57:00Z" w16du:dateUtc="2024-12-13T07:57:00Z"/>
                <w:rFonts w:asciiTheme="minorHAnsi" w:hAnsiTheme="minorHAnsi"/>
                <w:color w:val="000000" w:themeColor="text1"/>
                <w:sz w:val="18"/>
                <w:szCs w:val="18"/>
              </w:rPr>
            </w:pPr>
            <w:ins w:id="93" w:author="Maria Llambrich Rodriguez" w:date="2024-12-13T08:57:00Z" w16du:dateUtc="2024-12-13T07:57:00Z">
              <w:r w:rsidRPr="00856839">
                <w:rPr>
                  <w:rFonts w:asciiTheme="minorHAnsi" w:hAnsiTheme="minorHAnsi"/>
                  <w:color w:val="000000" w:themeColor="text1"/>
                  <w:sz w:val="18"/>
                  <w:szCs w:val="18"/>
                </w:rPr>
                <w:t>2,52E+07</w:t>
              </w:r>
            </w:ins>
          </w:p>
        </w:tc>
      </w:tr>
      <w:tr w:rsidR="00C23C0A" w:rsidRPr="00856839" w14:paraId="4253152B" w14:textId="77777777" w:rsidTr="007C7597">
        <w:trPr>
          <w:trHeight w:val="360"/>
          <w:jc w:val="center"/>
          <w:ins w:id="94" w:author="Maria Llambrich Rodriguez" w:date="2024-12-13T08:57:00Z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0C374F" w14:textId="77777777" w:rsidR="00C23C0A" w:rsidRPr="00856839" w:rsidRDefault="00C23C0A" w:rsidP="0023095E">
            <w:pPr>
              <w:rPr>
                <w:ins w:id="95" w:author="Maria Llambrich Rodriguez" w:date="2024-12-13T08:57:00Z" w16du:dateUtc="2024-12-13T07:57:00Z"/>
                <w:rFonts w:asciiTheme="minorHAnsi" w:hAnsiTheme="minorHAnsi"/>
                <w:color w:val="000000" w:themeColor="text1"/>
                <w:sz w:val="18"/>
                <w:szCs w:val="18"/>
              </w:rPr>
            </w:pPr>
            <w:ins w:id="96" w:author="Maria Llambrich Rodriguez" w:date="2024-12-13T08:57:00Z" w16du:dateUtc="2024-12-13T07:57:00Z">
              <w:r w:rsidRPr="00856839">
                <w:rPr>
                  <w:rFonts w:asciiTheme="minorHAnsi" w:hAnsiTheme="minorHAnsi"/>
                  <w:color w:val="000000" w:themeColor="text1"/>
                  <w:sz w:val="18"/>
                  <w:szCs w:val="18"/>
                </w:rPr>
                <w:t>6-Methyl-5-octen-2-one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B2C325" w14:textId="77777777" w:rsidR="00C23C0A" w:rsidRPr="00856839" w:rsidRDefault="00C23C0A" w:rsidP="0023095E">
            <w:pPr>
              <w:jc w:val="center"/>
              <w:rPr>
                <w:ins w:id="97" w:author="Maria Llambrich Rodriguez" w:date="2024-12-13T08:57:00Z" w16du:dateUtc="2024-12-13T07:57:00Z"/>
                <w:rFonts w:asciiTheme="minorHAnsi" w:hAnsiTheme="minorHAnsi"/>
                <w:color w:val="000000" w:themeColor="text1"/>
                <w:sz w:val="18"/>
                <w:szCs w:val="18"/>
              </w:rPr>
            </w:pPr>
            <w:ins w:id="98" w:author="Maria Llambrich Rodriguez" w:date="2024-12-13T08:57:00Z" w16du:dateUtc="2024-12-13T07:57:00Z">
              <w:r w:rsidRPr="00856839">
                <w:rPr>
                  <w:rFonts w:asciiTheme="minorHAnsi" w:hAnsiTheme="minorHAnsi"/>
                  <w:color w:val="000000" w:themeColor="text1"/>
                  <w:sz w:val="18"/>
                  <w:szCs w:val="18"/>
                </w:rPr>
                <w:t>4.52E+06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5F51612" w14:textId="77777777" w:rsidR="00C23C0A" w:rsidRPr="00856839" w:rsidRDefault="00C23C0A" w:rsidP="0023095E">
            <w:pPr>
              <w:jc w:val="center"/>
              <w:rPr>
                <w:ins w:id="99" w:author="Maria Llambrich Rodriguez" w:date="2024-12-13T08:57:00Z" w16du:dateUtc="2024-12-13T07:57:00Z"/>
                <w:rFonts w:asciiTheme="minorHAnsi" w:hAnsiTheme="minorHAnsi"/>
                <w:color w:val="000000" w:themeColor="text1"/>
                <w:sz w:val="18"/>
                <w:szCs w:val="18"/>
              </w:rPr>
            </w:pPr>
            <w:ins w:id="100" w:author="Maria Llambrich Rodriguez" w:date="2024-12-13T08:57:00Z" w16du:dateUtc="2024-12-13T07:57:00Z">
              <w:r w:rsidRPr="00856839">
                <w:rPr>
                  <w:rFonts w:asciiTheme="minorHAnsi" w:hAnsiTheme="minorHAnsi"/>
                  <w:color w:val="000000" w:themeColor="text1"/>
                  <w:sz w:val="18"/>
                  <w:szCs w:val="18"/>
                </w:rPr>
                <w:t>3,32E+06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5C69C9" w14:textId="77777777" w:rsidR="00C23C0A" w:rsidRPr="00856839" w:rsidRDefault="00C23C0A" w:rsidP="0023095E">
            <w:pPr>
              <w:jc w:val="center"/>
              <w:rPr>
                <w:ins w:id="101" w:author="Maria Llambrich Rodriguez" w:date="2024-12-13T08:57:00Z" w16du:dateUtc="2024-12-13T07:57:00Z"/>
                <w:rFonts w:asciiTheme="minorHAnsi" w:hAnsiTheme="minorHAnsi"/>
                <w:color w:val="000000" w:themeColor="text1"/>
                <w:sz w:val="18"/>
                <w:szCs w:val="18"/>
              </w:rPr>
            </w:pPr>
            <w:ins w:id="102" w:author="Maria Llambrich Rodriguez" w:date="2024-12-13T08:57:00Z" w16du:dateUtc="2024-12-13T07:57:00Z">
              <w:r w:rsidRPr="00856839">
                <w:rPr>
                  <w:rFonts w:asciiTheme="minorHAnsi" w:hAnsiTheme="minorHAnsi"/>
                  <w:color w:val="000000" w:themeColor="text1"/>
                  <w:sz w:val="18"/>
                  <w:szCs w:val="18"/>
                </w:rPr>
                <w:t>4,52E+06</w:t>
              </w:r>
            </w:ins>
          </w:p>
        </w:tc>
      </w:tr>
      <w:tr w:rsidR="00C23C0A" w:rsidRPr="00856839" w14:paraId="276DD89B" w14:textId="77777777" w:rsidTr="007C7597">
        <w:trPr>
          <w:trHeight w:val="360"/>
          <w:jc w:val="center"/>
          <w:ins w:id="103" w:author="Maria Llambrich Rodriguez" w:date="2024-12-13T08:57:00Z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5FE199" w14:textId="77777777" w:rsidR="00C23C0A" w:rsidRPr="00856839" w:rsidRDefault="00C23C0A" w:rsidP="0023095E">
            <w:pPr>
              <w:rPr>
                <w:ins w:id="104" w:author="Maria Llambrich Rodriguez" w:date="2024-12-13T08:57:00Z" w16du:dateUtc="2024-12-13T07:57:00Z"/>
                <w:rFonts w:asciiTheme="minorHAnsi" w:hAnsiTheme="minorHAnsi"/>
                <w:color w:val="000000" w:themeColor="text1"/>
                <w:sz w:val="18"/>
                <w:szCs w:val="18"/>
              </w:rPr>
            </w:pPr>
            <w:proofErr w:type="spellStart"/>
            <w:ins w:id="105" w:author="Maria Llambrich Rodriguez" w:date="2024-12-13T08:57:00Z" w16du:dateUtc="2024-12-13T07:57:00Z">
              <w:r w:rsidRPr="00856839">
                <w:rPr>
                  <w:rFonts w:asciiTheme="minorHAnsi" w:hAnsiTheme="minorHAnsi"/>
                  <w:color w:val="000000" w:themeColor="text1"/>
                  <w:sz w:val="18"/>
                  <w:szCs w:val="18"/>
                </w:rPr>
                <w:t>ethanone</w:t>
              </w:r>
              <w:proofErr w:type="spellEnd"/>
              <w:r w:rsidRPr="00856839">
                <w:rPr>
                  <w:rFonts w:asciiTheme="minorHAnsi" w:hAnsiTheme="minorHAnsi"/>
                  <w:color w:val="000000" w:themeColor="text1"/>
                  <w:sz w:val="18"/>
                  <w:szCs w:val="18"/>
                </w:rPr>
                <w:t>, 2-chloro-2,2-difluoro-1-phenyl-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5E6F4A" w14:textId="77777777" w:rsidR="00C23C0A" w:rsidRPr="00856839" w:rsidRDefault="00C23C0A" w:rsidP="0023095E">
            <w:pPr>
              <w:jc w:val="center"/>
              <w:rPr>
                <w:ins w:id="106" w:author="Maria Llambrich Rodriguez" w:date="2024-12-13T08:57:00Z" w16du:dateUtc="2024-12-13T07:57:00Z"/>
                <w:rFonts w:asciiTheme="minorHAnsi" w:hAnsiTheme="minorHAnsi"/>
                <w:color w:val="000000" w:themeColor="text1"/>
                <w:sz w:val="18"/>
                <w:szCs w:val="18"/>
              </w:rPr>
            </w:pPr>
            <w:ins w:id="107" w:author="Maria Llambrich Rodriguez" w:date="2024-12-13T08:57:00Z" w16du:dateUtc="2024-12-13T07:57:00Z">
              <w:r w:rsidRPr="00856839">
                <w:rPr>
                  <w:rFonts w:asciiTheme="minorHAnsi" w:hAnsiTheme="minorHAnsi"/>
                  <w:color w:val="000000" w:themeColor="text1"/>
                  <w:sz w:val="18"/>
                  <w:szCs w:val="18"/>
                </w:rPr>
                <w:t>1.11E+07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E0595F" w14:textId="77777777" w:rsidR="00C23C0A" w:rsidRPr="00856839" w:rsidRDefault="00C23C0A" w:rsidP="0023095E">
            <w:pPr>
              <w:jc w:val="center"/>
              <w:rPr>
                <w:ins w:id="108" w:author="Maria Llambrich Rodriguez" w:date="2024-12-13T08:57:00Z" w16du:dateUtc="2024-12-13T07:57:00Z"/>
                <w:rFonts w:asciiTheme="minorHAnsi" w:hAnsiTheme="minorHAnsi"/>
                <w:color w:val="000000" w:themeColor="text1"/>
                <w:sz w:val="18"/>
                <w:szCs w:val="18"/>
              </w:rPr>
            </w:pPr>
            <w:ins w:id="109" w:author="Maria Llambrich Rodriguez" w:date="2024-12-13T08:57:00Z" w16du:dateUtc="2024-12-13T07:57:00Z">
              <w:r w:rsidRPr="00856839">
                <w:rPr>
                  <w:rFonts w:asciiTheme="minorHAnsi" w:hAnsiTheme="minorHAnsi"/>
                  <w:color w:val="000000" w:themeColor="text1"/>
                  <w:sz w:val="18"/>
                  <w:szCs w:val="18"/>
                </w:rPr>
                <w:t>5,87E+06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D19C80" w14:textId="77777777" w:rsidR="00C23C0A" w:rsidRPr="00856839" w:rsidRDefault="00C23C0A" w:rsidP="0023095E">
            <w:pPr>
              <w:jc w:val="center"/>
              <w:rPr>
                <w:ins w:id="110" w:author="Maria Llambrich Rodriguez" w:date="2024-12-13T08:57:00Z" w16du:dateUtc="2024-12-13T07:57:00Z"/>
                <w:rFonts w:asciiTheme="minorHAnsi" w:hAnsiTheme="minorHAnsi"/>
                <w:color w:val="000000" w:themeColor="text1"/>
                <w:sz w:val="18"/>
                <w:szCs w:val="18"/>
              </w:rPr>
            </w:pPr>
            <w:ins w:id="111" w:author="Maria Llambrich Rodriguez" w:date="2024-12-13T08:57:00Z" w16du:dateUtc="2024-12-13T07:57:00Z">
              <w:r w:rsidRPr="00856839">
                <w:rPr>
                  <w:rFonts w:asciiTheme="minorHAnsi" w:hAnsiTheme="minorHAnsi"/>
                  <w:color w:val="000000" w:themeColor="text1"/>
                  <w:sz w:val="18"/>
                  <w:szCs w:val="18"/>
                </w:rPr>
                <w:t>1,39E+07</w:t>
              </w:r>
            </w:ins>
          </w:p>
        </w:tc>
      </w:tr>
      <w:tr w:rsidR="00C23C0A" w:rsidRPr="00856839" w14:paraId="007523A3" w14:textId="77777777" w:rsidTr="007C7597">
        <w:trPr>
          <w:trHeight w:val="360"/>
          <w:jc w:val="center"/>
          <w:ins w:id="112" w:author="Maria Llambrich Rodriguez" w:date="2024-12-13T08:57:00Z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1B80C2" w14:textId="77777777" w:rsidR="00C23C0A" w:rsidRPr="00856839" w:rsidRDefault="00C23C0A" w:rsidP="0023095E">
            <w:pPr>
              <w:rPr>
                <w:ins w:id="113" w:author="Maria Llambrich Rodriguez" w:date="2024-12-13T08:57:00Z" w16du:dateUtc="2024-12-13T07:57:00Z"/>
                <w:rFonts w:asciiTheme="minorHAnsi" w:hAnsiTheme="minorHAnsi"/>
                <w:color w:val="000000" w:themeColor="text1"/>
                <w:sz w:val="18"/>
                <w:szCs w:val="18"/>
              </w:rPr>
            </w:pPr>
            <w:ins w:id="114" w:author="Maria Llambrich Rodriguez" w:date="2024-12-13T08:57:00Z" w16du:dateUtc="2024-12-13T07:57:00Z">
              <w:r w:rsidRPr="00856839">
                <w:rPr>
                  <w:rFonts w:asciiTheme="minorHAnsi" w:hAnsiTheme="minorHAnsi"/>
                  <w:color w:val="000000" w:themeColor="text1"/>
                  <w:sz w:val="18"/>
                  <w:szCs w:val="18"/>
                </w:rPr>
                <w:t>Decane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277323" w14:textId="77777777" w:rsidR="00C23C0A" w:rsidRPr="00856839" w:rsidRDefault="00C23C0A" w:rsidP="0023095E">
            <w:pPr>
              <w:jc w:val="center"/>
              <w:rPr>
                <w:ins w:id="115" w:author="Maria Llambrich Rodriguez" w:date="2024-12-13T08:57:00Z" w16du:dateUtc="2024-12-13T07:57:00Z"/>
                <w:rFonts w:asciiTheme="minorHAnsi" w:hAnsiTheme="minorHAnsi"/>
                <w:color w:val="000000" w:themeColor="text1"/>
                <w:sz w:val="18"/>
                <w:szCs w:val="18"/>
              </w:rPr>
            </w:pPr>
            <w:ins w:id="116" w:author="Maria Llambrich Rodriguez" w:date="2024-12-13T08:57:00Z" w16du:dateUtc="2024-12-13T07:57:00Z">
              <w:r w:rsidRPr="00856839">
                <w:rPr>
                  <w:rFonts w:asciiTheme="minorHAnsi" w:hAnsiTheme="minorHAnsi"/>
                  <w:color w:val="000000" w:themeColor="text1"/>
                  <w:sz w:val="18"/>
                  <w:szCs w:val="18"/>
                </w:rPr>
                <w:t>1.90E+05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78C555" w14:textId="77777777" w:rsidR="00C23C0A" w:rsidRPr="00856839" w:rsidRDefault="00C23C0A" w:rsidP="0023095E">
            <w:pPr>
              <w:jc w:val="center"/>
              <w:rPr>
                <w:ins w:id="117" w:author="Maria Llambrich Rodriguez" w:date="2024-12-13T08:57:00Z" w16du:dateUtc="2024-12-13T07:57:00Z"/>
                <w:rFonts w:asciiTheme="minorHAnsi" w:hAnsiTheme="minorHAnsi"/>
                <w:color w:val="000000" w:themeColor="text1"/>
                <w:sz w:val="18"/>
                <w:szCs w:val="18"/>
              </w:rPr>
            </w:pPr>
            <w:ins w:id="118" w:author="Maria Llambrich Rodriguez" w:date="2024-12-13T08:57:00Z" w16du:dateUtc="2024-12-13T07:57:00Z">
              <w:r w:rsidRPr="00856839">
                <w:rPr>
                  <w:rFonts w:asciiTheme="minorHAnsi" w:hAnsiTheme="minorHAnsi"/>
                  <w:color w:val="000000" w:themeColor="text1"/>
                  <w:sz w:val="18"/>
                  <w:szCs w:val="18"/>
                </w:rPr>
                <w:t>5,09E+05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370985" w14:textId="77777777" w:rsidR="00C23C0A" w:rsidRPr="00856839" w:rsidRDefault="00C23C0A" w:rsidP="0023095E">
            <w:pPr>
              <w:jc w:val="center"/>
              <w:rPr>
                <w:ins w:id="119" w:author="Maria Llambrich Rodriguez" w:date="2024-12-13T08:57:00Z" w16du:dateUtc="2024-12-13T07:57:00Z"/>
                <w:rFonts w:asciiTheme="minorHAnsi" w:hAnsiTheme="minorHAnsi"/>
                <w:color w:val="000000" w:themeColor="text1"/>
                <w:sz w:val="18"/>
                <w:szCs w:val="18"/>
              </w:rPr>
            </w:pPr>
            <w:ins w:id="120" w:author="Maria Llambrich Rodriguez" w:date="2024-12-13T08:57:00Z" w16du:dateUtc="2024-12-13T07:57:00Z">
              <w:r w:rsidRPr="00856839">
                <w:rPr>
                  <w:rFonts w:asciiTheme="minorHAnsi" w:hAnsiTheme="minorHAnsi"/>
                  <w:color w:val="000000" w:themeColor="text1"/>
                  <w:sz w:val="18"/>
                  <w:szCs w:val="18"/>
                </w:rPr>
                <w:t>1,60E+06</w:t>
              </w:r>
            </w:ins>
          </w:p>
        </w:tc>
      </w:tr>
      <w:tr w:rsidR="00C23C0A" w:rsidRPr="00856839" w14:paraId="4FA2D91F" w14:textId="77777777" w:rsidTr="007C7597">
        <w:trPr>
          <w:trHeight w:val="360"/>
          <w:jc w:val="center"/>
          <w:ins w:id="121" w:author="Maria Llambrich Rodriguez" w:date="2024-12-13T08:57:00Z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E4E268" w14:textId="77777777" w:rsidR="00C23C0A" w:rsidRPr="00856839" w:rsidRDefault="00C23C0A" w:rsidP="0023095E">
            <w:pPr>
              <w:rPr>
                <w:ins w:id="122" w:author="Maria Llambrich Rodriguez" w:date="2024-12-13T08:57:00Z" w16du:dateUtc="2024-12-13T07:57:00Z"/>
                <w:rFonts w:asciiTheme="minorHAnsi" w:hAnsiTheme="minorHAnsi"/>
                <w:color w:val="000000" w:themeColor="text1"/>
                <w:sz w:val="18"/>
                <w:szCs w:val="18"/>
              </w:rPr>
            </w:pPr>
            <w:proofErr w:type="spellStart"/>
            <w:ins w:id="123" w:author="Maria Llambrich Rodriguez" w:date="2024-12-13T08:57:00Z" w16du:dateUtc="2024-12-13T07:57:00Z">
              <w:r w:rsidRPr="00856839">
                <w:rPr>
                  <w:rFonts w:asciiTheme="minorHAnsi" w:hAnsiTheme="minorHAnsi"/>
                  <w:color w:val="000000" w:themeColor="text1"/>
                  <w:sz w:val="18"/>
                  <w:szCs w:val="18"/>
                </w:rPr>
                <w:t>Undecane</w:t>
              </w:r>
              <w:proofErr w:type="spellEnd"/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FCE807A" w14:textId="77777777" w:rsidR="00C23C0A" w:rsidRPr="00856839" w:rsidRDefault="00C23C0A" w:rsidP="0023095E">
            <w:pPr>
              <w:jc w:val="center"/>
              <w:rPr>
                <w:ins w:id="124" w:author="Maria Llambrich Rodriguez" w:date="2024-12-13T08:57:00Z" w16du:dateUtc="2024-12-13T07:57:00Z"/>
                <w:rFonts w:asciiTheme="minorHAnsi" w:hAnsiTheme="minorHAnsi"/>
                <w:color w:val="000000" w:themeColor="text1"/>
                <w:sz w:val="18"/>
                <w:szCs w:val="18"/>
              </w:rPr>
            </w:pPr>
            <w:ins w:id="125" w:author="Maria Llambrich Rodriguez" w:date="2024-12-13T08:57:00Z" w16du:dateUtc="2024-12-13T07:57:00Z">
              <w:r w:rsidRPr="00856839">
                <w:rPr>
                  <w:rFonts w:asciiTheme="minorHAnsi" w:hAnsiTheme="minorHAnsi"/>
                  <w:color w:val="000000" w:themeColor="text1"/>
                  <w:sz w:val="18"/>
                  <w:szCs w:val="18"/>
                </w:rPr>
                <w:t>9.34E+06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23C5B6" w14:textId="77777777" w:rsidR="00C23C0A" w:rsidRPr="00856839" w:rsidRDefault="00C23C0A" w:rsidP="0023095E">
            <w:pPr>
              <w:jc w:val="center"/>
              <w:rPr>
                <w:ins w:id="126" w:author="Maria Llambrich Rodriguez" w:date="2024-12-13T08:57:00Z" w16du:dateUtc="2024-12-13T07:57:00Z"/>
                <w:rFonts w:asciiTheme="minorHAnsi" w:hAnsiTheme="minorHAnsi"/>
                <w:color w:val="000000" w:themeColor="text1"/>
                <w:sz w:val="18"/>
                <w:szCs w:val="18"/>
              </w:rPr>
            </w:pPr>
            <w:ins w:id="127" w:author="Maria Llambrich Rodriguez" w:date="2024-12-13T08:57:00Z" w16du:dateUtc="2024-12-13T07:57:00Z">
              <w:r w:rsidRPr="00856839">
                <w:rPr>
                  <w:rFonts w:asciiTheme="minorHAnsi" w:hAnsiTheme="minorHAnsi"/>
                  <w:color w:val="000000" w:themeColor="text1"/>
                  <w:sz w:val="18"/>
                  <w:szCs w:val="18"/>
                </w:rPr>
                <w:t>9,79E+06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64C33D" w14:textId="77777777" w:rsidR="00C23C0A" w:rsidRPr="00856839" w:rsidRDefault="00C23C0A" w:rsidP="0023095E">
            <w:pPr>
              <w:jc w:val="center"/>
              <w:rPr>
                <w:ins w:id="128" w:author="Maria Llambrich Rodriguez" w:date="2024-12-13T08:57:00Z" w16du:dateUtc="2024-12-13T07:57:00Z"/>
                <w:rFonts w:asciiTheme="minorHAnsi" w:hAnsiTheme="minorHAnsi"/>
                <w:color w:val="000000" w:themeColor="text1"/>
                <w:sz w:val="18"/>
                <w:szCs w:val="18"/>
              </w:rPr>
            </w:pPr>
            <w:ins w:id="129" w:author="Maria Llambrich Rodriguez" w:date="2024-12-13T08:57:00Z" w16du:dateUtc="2024-12-13T07:57:00Z">
              <w:r w:rsidRPr="00856839">
                <w:rPr>
                  <w:rFonts w:asciiTheme="minorHAnsi" w:hAnsiTheme="minorHAnsi"/>
                  <w:color w:val="000000" w:themeColor="text1"/>
                  <w:sz w:val="18"/>
                  <w:szCs w:val="18"/>
                </w:rPr>
                <w:t>9,63E+06</w:t>
              </w:r>
            </w:ins>
          </w:p>
        </w:tc>
      </w:tr>
      <w:tr w:rsidR="00C23C0A" w:rsidRPr="00856839" w14:paraId="7F7F85DB" w14:textId="77777777" w:rsidTr="007C7597">
        <w:trPr>
          <w:trHeight w:val="360"/>
          <w:jc w:val="center"/>
          <w:ins w:id="130" w:author="Maria Llambrich Rodriguez" w:date="2024-12-13T08:57:00Z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704B8F" w14:textId="77777777" w:rsidR="00C23C0A" w:rsidRPr="00856839" w:rsidRDefault="00C23C0A" w:rsidP="0023095E">
            <w:pPr>
              <w:rPr>
                <w:ins w:id="131" w:author="Maria Llambrich Rodriguez" w:date="2024-12-13T08:57:00Z" w16du:dateUtc="2024-12-13T07:57:00Z"/>
                <w:rFonts w:asciiTheme="minorHAnsi" w:hAnsiTheme="minorHAnsi"/>
                <w:color w:val="000000" w:themeColor="text1"/>
                <w:sz w:val="18"/>
                <w:szCs w:val="18"/>
              </w:rPr>
            </w:pPr>
            <w:ins w:id="132" w:author="Maria Llambrich Rodriguez" w:date="2024-12-13T08:57:00Z" w16du:dateUtc="2024-12-13T07:57:00Z">
              <w:r w:rsidRPr="00856839">
                <w:rPr>
                  <w:rFonts w:asciiTheme="minorHAnsi" w:hAnsiTheme="minorHAnsi"/>
                  <w:color w:val="000000" w:themeColor="text1"/>
                  <w:sz w:val="18"/>
                  <w:szCs w:val="18"/>
                </w:rPr>
                <w:t>2-Undecene, (Z)-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00F89DD" w14:textId="77777777" w:rsidR="00C23C0A" w:rsidRPr="00856839" w:rsidRDefault="00C23C0A" w:rsidP="0023095E">
            <w:pPr>
              <w:jc w:val="center"/>
              <w:rPr>
                <w:ins w:id="133" w:author="Maria Llambrich Rodriguez" w:date="2024-12-13T08:57:00Z" w16du:dateUtc="2024-12-13T07:57:00Z"/>
                <w:rFonts w:asciiTheme="minorHAnsi" w:hAnsiTheme="minorHAnsi"/>
                <w:color w:val="000000" w:themeColor="text1"/>
                <w:sz w:val="18"/>
                <w:szCs w:val="18"/>
              </w:rPr>
            </w:pPr>
            <w:ins w:id="134" w:author="Maria Llambrich Rodriguez" w:date="2024-12-13T08:57:00Z" w16du:dateUtc="2024-12-13T07:57:00Z">
              <w:r w:rsidRPr="00856839">
                <w:rPr>
                  <w:rFonts w:asciiTheme="minorHAnsi" w:hAnsiTheme="minorHAnsi"/>
                  <w:color w:val="000000" w:themeColor="text1"/>
                  <w:sz w:val="18"/>
                  <w:szCs w:val="18"/>
                </w:rPr>
                <w:t>2.05E+06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289FC0" w14:textId="77777777" w:rsidR="00C23C0A" w:rsidRPr="00856839" w:rsidRDefault="00C23C0A" w:rsidP="0023095E">
            <w:pPr>
              <w:jc w:val="center"/>
              <w:rPr>
                <w:ins w:id="135" w:author="Maria Llambrich Rodriguez" w:date="2024-12-13T08:57:00Z" w16du:dateUtc="2024-12-13T07:57:00Z"/>
                <w:rFonts w:asciiTheme="minorHAnsi" w:hAnsiTheme="minorHAnsi"/>
                <w:color w:val="000000" w:themeColor="text1"/>
                <w:sz w:val="18"/>
                <w:szCs w:val="18"/>
              </w:rPr>
            </w:pPr>
            <w:ins w:id="136" w:author="Maria Llambrich Rodriguez" w:date="2024-12-13T08:57:00Z" w16du:dateUtc="2024-12-13T07:57:00Z">
              <w:r w:rsidRPr="00856839">
                <w:rPr>
                  <w:rFonts w:asciiTheme="minorHAnsi" w:hAnsiTheme="minorHAnsi"/>
                  <w:color w:val="000000" w:themeColor="text1"/>
                  <w:sz w:val="18"/>
                  <w:szCs w:val="18"/>
                </w:rPr>
                <w:t>2,33E+06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8578FE" w14:textId="77777777" w:rsidR="00C23C0A" w:rsidRPr="00856839" w:rsidRDefault="00C23C0A" w:rsidP="0023095E">
            <w:pPr>
              <w:jc w:val="center"/>
              <w:rPr>
                <w:ins w:id="137" w:author="Maria Llambrich Rodriguez" w:date="2024-12-13T08:57:00Z" w16du:dateUtc="2024-12-13T07:57:00Z"/>
                <w:rFonts w:asciiTheme="minorHAnsi" w:hAnsiTheme="minorHAnsi"/>
                <w:color w:val="000000" w:themeColor="text1"/>
                <w:sz w:val="18"/>
                <w:szCs w:val="18"/>
              </w:rPr>
            </w:pPr>
            <w:ins w:id="138" w:author="Maria Llambrich Rodriguez" w:date="2024-12-13T08:57:00Z" w16du:dateUtc="2024-12-13T07:57:00Z">
              <w:r w:rsidRPr="00856839">
                <w:rPr>
                  <w:rFonts w:asciiTheme="minorHAnsi" w:hAnsiTheme="minorHAnsi"/>
                  <w:color w:val="000000" w:themeColor="text1"/>
                  <w:sz w:val="18"/>
                  <w:szCs w:val="18"/>
                </w:rPr>
                <w:t>8,99E+06</w:t>
              </w:r>
            </w:ins>
          </w:p>
        </w:tc>
      </w:tr>
      <w:tr w:rsidR="00C23C0A" w:rsidRPr="00856839" w14:paraId="7AA3C72C" w14:textId="77777777" w:rsidTr="007C7597">
        <w:trPr>
          <w:trHeight w:val="360"/>
          <w:jc w:val="center"/>
          <w:ins w:id="139" w:author="Maria Llambrich Rodriguez" w:date="2024-12-13T08:57:00Z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3F1DBD" w14:textId="77777777" w:rsidR="00C23C0A" w:rsidRPr="00856839" w:rsidRDefault="00C23C0A" w:rsidP="0023095E">
            <w:pPr>
              <w:rPr>
                <w:ins w:id="140" w:author="Maria Llambrich Rodriguez" w:date="2024-12-13T08:57:00Z" w16du:dateUtc="2024-12-13T07:57:00Z"/>
                <w:rFonts w:asciiTheme="minorHAnsi" w:hAnsiTheme="minorHAnsi"/>
                <w:color w:val="000000" w:themeColor="text1"/>
                <w:sz w:val="18"/>
                <w:szCs w:val="18"/>
              </w:rPr>
            </w:pPr>
            <w:ins w:id="141" w:author="Maria Llambrich Rodriguez" w:date="2024-12-13T08:57:00Z" w16du:dateUtc="2024-12-13T07:57:00Z">
              <w:r w:rsidRPr="00856839">
                <w:rPr>
                  <w:rFonts w:asciiTheme="minorHAnsi" w:hAnsiTheme="minorHAnsi"/>
                  <w:color w:val="000000" w:themeColor="text1"/>
                  <w:sz w:val="18"/>
                  <w:szCs w:val="18"/>
                </w:rPr>
                <w:t>1-Tetradecene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264CD2D" w14:textId="77777777" w:rsidR="00C23C0A" w:rsidRPr="00856839" w:rsidRDefault="00C23C0A" w:rsidP="0023095E">
            <w:pPr>
              <w:jc w:val="center"/>
              <w:rPr>
                <w:ins w:id="142" w:author="Maria Llambrich Rodriguez" w:date="2024-12-13T08:57:00Z" w16du:dateUtc="2024-12-13T07:57:00Z"/>
                <w:rFonts w:asciiTheme="minorHAnsi" w:hAnsiTheme="minorHAnsi"/>
                <w:color w:val="000000" w:themeColor="text1"/>
                <w:sz w:val="18"/>
                <w:szCs w:val="18"/>
              </w:rPr>
            </w:pPr>
            <w:ins w:id="143" w:author="Maria Llambrich Rodriguez" w:date="2024-12-13T08:57:00Z" w16du:dateUtc="2024-12-13T07:57:00Z">
              <w:r w:rsidRPr="00856839">
                <w:rPr>
                  <w:rFonts w:asciiTheme="minorHAnsi" w:hAnsiTheme="minorHAnsi"/>
                  <w:color w:val="000000" w:themeColor="text1"/>
                  <w:sz w:val="18"/>
                  <w:szCs w:val="18"/>
                </w:rPr>
                <w:t>5.17E+06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20184E" w14:textId="77777777" w:rsidR="00C23C0A" w:rsidRPr="00856839" w:rsidRDefault="00C23C0A" w:rsidP="0023095E">
            <w:pPr>
              <w:jc w:val="center"/>
              <w:rPr>
                <w:ins w:id="144" w:author="Maria Llambrich Rodriguez" w:date="2024-12-13T08:57:00Z" w16du:dateUtc="2024-12-13T07:57:00Z"/>
                <w:rFonts w:asciiTheme="minorHAnsi" w:hAnsiTheme="minorHAnsi"/>
                <w:color w:val="000000" w:themeColor="text1"/>
                <w:sz w:val="18"/>
                <w:szCs w:val="18"/>
              </w:rPr>
            </w:pPr>
            <w:ins w:id="145" w:author="Maria Llambrich Rodriguez" w:date="2024-12-13T08:57:00Z" w16du:dateUtc="2024-12-13T07:57:00Z">
              <w:r w:rsidRPr="00856839">
                <w:rPr>
                  <w:rFonts w:asciiTheme="minorHAnsi" w:hAnsiTheme="minorHAnsi"/>
                  <w:color w:val="000000" w:themeColor="text1"/>
                  <w:sz w:val="18"/>
                  <w:szCs w:val="18"/>
                </w:rPr>
                <w:t>7,61E+06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5143D2" w14:textId="77777777" w:rsidR="00C23C0A" w:rsidRPr="00856839" w:rsidRDefault="00C23C0A" w:rsidP="0023095E">
            <w:pPr>
              <w:jc w:val="center"/>
              <w:rPr>
                <w:ins w:id="146" w:author="Maria Llambrich Rodriguez" w:date="2024-12-13T08:57:00Z" w16du:dateUtc="2024-12-13T07:57:00Z"/>
                <w:rFonts w:asciiTheme="minorHAnsi" w:hAnsiTheme="minorHAnsi"/>
                <w:color w:val="000000" w:themeColor="text1"/>
                <w:sz w:val="18"/>
                <w:szCs w:val="18"/>
              </w:rPr>
            </w:pPr>
            <w:ins w:id="147" w:author="Maria Llambrich Rodriguez" w:date="2024-12-13T08:57:00Z" w16du:dateUtc="2024-12-13T07:57:00Z">
              <w:r w:rsidRPr="00856839">
                <w:rPr>
                  <w:rFonts w:asciiTheme="minorHAnsi" w:hAnsiTheme="minorHAnsi"/>
                  <w:color w:val="000000" w:themeColor="text1"/>
                  <w:sz w:val="18"/>
                  <w:szCs w:val="18"/>
                </w:rPr>
                <w:t>3,80E+07</w:t>
              </w:r>
            </w:ins>
          </w:p>
        </w:tc>
      </w:tr>
      <w:tr w:rsidR="00C23C0A" w:rsidRPr="00856839" w14:paraId="46434C22" w14:textId="77777777" w:rsidTr="007C7597">
        <w:trPr>
          <w:trHeight w:val="360"/>
          <w:jc w:val="center"/>
          <w:ins w:id="148" w:author="Maria Llambrich Rodriguez" w:date="2024-12-13T08:57:00Z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1CD4CC" w14:textId="77777777" w:rsidR="00C23C0A" w:rsidRPr="00856839" w:rsidRDefault="00C23C0A" w:rsidP="0023095E">
            <w:pPr>
              <w:rPr>
                <w:ins w:id="149" w:author="Maria Llambrich Rodriguez" w:date="2024-12-13T08:57:00Z" w16du:dateUtc="2024-12-13T07:57:00Z"/>
                <w:rFonts w:asciiTheme="minorHAnsi" w:hAnsiTheme="minorHAnsi"/>
                <w:color w:val="000000" w:themeColor="text1"/>
                <w:sz w:val="18"/>
                <w:szCs w:val="18"/>
              </w:rPr>
            </w:pPr>
            <w:ins w:id="150" w:author="Maria Llambrich Rodriguez" w:date="2024-12-13T08:57:00Z" w16du:dateUtc="2024-12-13T07:57:00Z">
              <w:r w:rsidRPr="00856839">
                <w:rPr>
                  <w:rFonts w:asciiTheme="minorHAnsi" w:hAnsiTheme="minorHAnsi"/>
                  <w:color w:val="000000" w:themeColor="text1"/>
                  <w:sz w:val="18"/>
                  <w:szCs w:val="18"/>
                </w:rPr>
                <w:t>5,9-Undecadien-2-one, 6,10-dimethyl-, (E)-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1C9305" w14:textId="77777777" w:rsidR="00C23C0A" w:rsidRPr="00856839" w:rsidRDefault="00C23C0A" w:rsidP="0023095E">
            <w:pPr>
              <w:jc w:val="center"/>
              <w:rPr>
                <w:ins w:id="151" w:author="Maria Llambrich Rodriguez" w:date="2024-12-13T08:57:00Z" w16du:dateUtc="2024-12-13T07:57:00Z"/>
                <w:rFonts w:asciiTheme="minorHAnsi" w:hAnsiTheme="minorHAnsi"/>
                <w:color w:val="000000" w:themeColor="text1"/>
                <w:sz w:val="18"/>
                <w:szCs w:val="18"/>
              </w:rPr>
            </w:pPr>
            <w:ins w:id="152" w:author="Maria Llambrich Rodriguez" w:date="2024-12-13T08:57:00Z" w16du:dateUtc="2024-12-13T07:57:00Z">
              <w:r w:rsidRPr="00856839">
                <w:rPr>
                  <w:rFonts w:asciiTheme="minorHAnsi" w:hAnsiTheme="minorHAnsi"/>
                  <w:color w:val="000000" w:themeColor="text1"/>
                  <w:sz w:val="18"/>
                  <w:szCs w:val="18"/>
                </w:rPr>
                <w:t>1.98E+06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40D280" w14:textId="77777777" w:rsidR="00C23C0A" w:rsidRPr="00856839" w:rsidRDefault="00C23C0A" w:rsidP="0023095E">
            <w:pPr>
              <w:jc w:val="center"/>
              <w:rPr>
                <w:ins w:id="153" w:author="Maria Llambrich Rodriguez" w:date="2024-12-13T08:57:00Z" w16du:dateUtc="2024-12-13T07:57:00Z"/>
                <w:rFonts w:asciiTheme="minorHAnsi" w:hAnsiTheme="minorHAnsi"/>
                <w:color w:val="000000" w:themeColor="text1"/>
                <w:sz w:val="18"/>
                <w:szCs w:val="18"/>
              </w:rPr>
            </w:pPr>
            <w:ins w:id="154" w:author="Maria Llambrich Rodriguez" w:date="2024-12-13T08:57:00Z" w16du:dateUtc="2024-12-13T07:57:00Z">
              <w:r w:rsidRPr="00856839">
                <w:rPr>
                  <w:rFonts w:asciiTheme="minorHAnsi" w:hAnsiTheme="minorHAnsi"/>
                  <w:color w:val="000000" w:themeColor="text1"/>
                  <w:sz w:val="18"/>
                  <w:szCs w:val="18"/>
                </w:rPr>
                <w:t>3,15E+06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D84E5E" w14:textId="77777777" w:rsidR="00C23C0A" w:rsidRPr="00856839" w:rsidRDefault="00C23C0A" w:rsidP="0023095E">
            <w:pPr>
              <w:jc w:val="center"/>
              <w:rPr>
                <w:ins w:id="155" w:author="Maria Llambrich Rodriguez" w:date="2024-12-13T08:57:00Z" w16du:dateUtc="2024-12-13T07:57:00Z"/>
                <w:rFonts w:asciiTheme="minorHAnsi" w:hAnsiTheme="minorHAnsi"/>
                <w:color w:val="000000" w:themeColor="text1"/>
                <w:sz w:val="18"/>
                <w:szCs w:val="18"/>
              </w:rPr>
            </w:pPr>
            <w:ins w:id="156" w:author="Maria Llambrich Rodriguez" w:date="2024-12-13T08:57:00Z" w16du:dateUtc="2024-12-13T07:57:00Z">
              <w:r w:rsidRPr="00856839">
                <w:rPr>
                  <w:rFonts w:asciiTheme="minorHAnsi" w:hAnsiTheme="minorHAnsi"/>
                  <w:color w:val="000000" w:themeColor="text1"/>
                  <w:sz w:val="18"/>
                  <w:szCs w:val="18"/>
                </w:rPr>
                <w:t>1,01E+07</w:t>
              </w:r>
            </w:ins>
          </w:p>
        </w:tc>
      </w:tr>
      <w:tr w:rsidR="00C23C0A" w:rsidRPr="00856839" w14:paraId="50C0FA8E" w14:textId="77777777" w:rsidTr="007C7597">
        <w:trPr>
          <w:trHeight w:val="360"/>
          <w:jc w:val="center"/>
          <w:ins w:id="157" w:author="Maria Llambrich Rodriguez" w:date="2024-12-13T08:57:00Z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CC81FB" w14:textId="77777777" w:rsidR="00C23C0A" w:rsidRPr="00856839" w:rsidRDefault="00C23C0A" w:rsidP="0023095E">
            <w:pPr>
              <w:rPr>
                <w:ins w:id="158" w:author="Maria Llambrich Rodriguez" w:date="2024-12-13T08:57:00Z" w16du:dateUtc="2024-12-13T07:57:00Z"/>
                <w:rFonts w:asciiTheme="minorHAnsi" w:hAnsiTheme="minorHAnsi"/>
                <w:color w:val="000000" w:themeColor="text1"/>
                <w:sz w:val="18"/>
                <w:szCs w:val="18"/>
              </w:rPr>
            </w:pPr>
            <w:ins w:id="159" w:author="Maria Llambrich Rodriguez" w:date="2024-12-13T08:57:00Z" w16du:dateUtc="2024-12-13T07:57:00Z">
              <w:r w:rsidRPr="00856839">
                <w:rPr>
                  <w:rFonts w:asciiTheme="minorHAnsi" w:hAnsiTheme="minorHAnsi"/>
                  <w:color w:val="000000" w:themeColor="text1"/>
                  <w:sz w:val="18"/>
                  <w:szCs w:val="18"/>
                </w:rPr>
                <w:t>5,9-Undecadien-2-one, 6,10-dimethyl-, (Z)-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A3348E" w14:textId="77777777" w:rsidR="00C23C0A" w:rsidRPr="00856839" w:rsidRDefault="00C23C0A" w:rsidP="0023095E">
            <w:pPr>
              <w:jc w:val="center"/>
              <w:rPr>
                <w:ins w:id="160" w:author="Maria Llambrich Rodriguez" w:date="2024-12-13T08:57:00Z" w16du:dateUtc="2024-12-13T07:57:00Z"/>
                <w:rFonts w:asciiTheme="minorHAnsi" w:hAnsiTheme="minorHAnsi"/>
                <w:color w:val="000000" w:themeColor="text1"/>
                <w:sz w:val="18"/>
                <w:szCs w:val="18"/>
              </w:rPr>
            </w:pPr>
            <w:ins w:id="161" w:author="Maria Llambrich Rodriguez" w:date="2024-12-13T08:57:00Z" w16du:dateUtc="2024-12-13T07:57:00Z">
              <w:r w:rsidRPr="00856839">
                <w:rPr>
                  <w:rFonts w:asciiTheme="minorHAnsi" w:hAnsiTheme="minorHAnsi"/>
                  <w:color w:val="000000" w:themeColor="text1"/>
                  <w:sz w:val="18"/>
                  <w:szCs w:val="18"/>
                </w:rPr>
                <w:t>3.29E+06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23F22B" w14:textId="77777777" w:rsidR="00C23C0A" w:rsidRPr="00856839" w:rsidRDefault="00C23C0A" w:rsidP="0023095E">
            <w:pPr>
              <w:jc w:val="center"/>
              <w:rPr>
                <w:ins w:id="162" w:author="Maria Llambrich Rodriguez" w:date="2024-12-13T08:57:00Z" w16du:dateUtc="2024-12-13T07:57:00Z"/>
                <w:rFonts w:asciiTheme="minorHAnsi" w:hAnsiTheme="minorHAnsi"/>
                <w:color w:val="000000" w:themeColor="text1"/>
                <w:sz w:val="18"/>
                <w:szCs w:val="18"/>
              </w:rPr>
            </w:pPr>
            <w:ins w:id="163" w:author="Maria Llambrich Rodriguez" w:date="2024-12-13T08:57:00Z" w16du:dateUtc="2024-12-13T07:57:00Z">
              <w:r w:rsidRPr="00856839">
                <w:rPr>
                  <w:rFonts w:asciiTheme="minorHAnsi" w:hAnsiTheme="minorHAnsi"/>
                  <w:color w:val="000000" w:themeColor="text1"/>
                  <w:sz w:val="18"/>
                  <w:szCs w:val="18"/>
                </w:rPr>
                <w:t>2,72E+06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0E3982" w14:textId="77777777" w:rsidR="00C23C0A" w:rsidRPr="00856839" w:rsidRDefault="00C23C0A" w:rsidP="0023095E">
            <w:pPr>
              <w:jc w:val="center"/>
              <w:rPr>
                <w:ins w:id="164" w:author="Maria Llambrich Rodriguez" w:date="2024-12-13T08:57:00Z" w16du:dateUtc="2024-12-13T07:57:00Z"/>
                <w:rFonts w:asciiTheme="minorHAnsi" w:hAnsiTheme="minorHAnsi"/>
                <w:color w:val="000000" w:themeColor="text1"/>
                <w:sz w:val="18"/>
                <w:szCs w:val="18"/>
              </w:rPr>
            </w:pPr>
            <w:ins w:id="165" w:author="Maria Llambrich Rodriguez" w:date="2024-12-13T08:57:00Z" w16du:dateUtc="2024-12-13T07:57:00Z">
              <w:r w:rsidRPr="00856839">
                <w:rPr>
                  <w:rFonts w:asciiTheme="minorHAnsi" w:hAnsiTheme="minorHAnsi"/>
                  <w:color w:val="000000" w:themeColor="text1"/>
                  <w:sz w:val="18"/>
                  <w:szCs w:val="18"/>
                </w:rPr>
                <w:t>6,18E+06</w:t>
              </w:r>
            </w:ins>
          </w:p>
        </w:tc>
      </w:tr>
      <w:tr w:rsidR="00C23C0A" w:rsidRPr="00856839" w14:paraId="015788FC" w14:textId="77777777" w:rsidTr="007C7597">
        <w:trPr>
          <w:trHeight w:val="360"/>
          <w:jc w:val="center"/>
          <w:ins w:id="166" w:author="Maria Llambrich Rodriguez" w:date="2024-12-13T08:57:00Z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58FA9F" w14:textId="77777777" w:rsidR="00C23C0A" w:rsidRPr="00856839" w:rsidRDefault="00C23C0A" w:rsidP="0023095E">
            <w:pPr>
              <w:rPr>
                <w:ins w:id="167" w:author="Maria Llambrich Rodriguez" w:date="2024-12-13T08:57:00Z" w16du:dateUtc="2024-12-13T07:57:00Z"/>
                <w:rFonts w:asciiTheme="minorHAnsi" w:hAnsiTheme="minorHAnsi"/>
                <w:color w:val="000000" w:themeColor="text1"/>
                <w:sz w:val="18"/>
                <w:szCs w:val="18"/>
              </w:rPr>
            </w:pPr>
            <w:ins w:id="168" w:author="Maria Llambrich Rodriguez" w:date="2024-12-13T08:57:00Z" w16du:dateUtc="2024-12-13T07:57:00Z">
              <w:r w:rsidRPr="00856839">
                <w:rPr>
                  <w:rFonts w:asciiTheme="minorHAnsi" w:hAnsiTheme="minorHAnsi"/>
                  <w:color w:val="000000" w:themeColor="text1"/>
                  <w:sz w:val="18"/>
                  <w:szCs w:val="18"/>
                </w:rPr>
                <w:t>3-Heptafluorobutyroxytetradecane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9361DA" w14:textId="77777777" w:rsidR="00C23C0A" w:rsidRPr="00856839" w:rsidRDefault="00C23C0A" w:rsidP="0023095E">
            <w:pPr>
              <w:jc w:val="center"/>
              <w:rPr>
                <w:ins w:id="169" w:author="Maria Llambrich Rodriguez" w:date="2024-12-13T08:57:00Z" w16du:dateUtc="2024-12-13T07:57:00Z"/>
                <w:rFonts w:asciiTheme="minorHAnsi" w:hAnsiTheme="minorHAnsi"/>
                <w:color w:val="000000" w:themeColor="text1"/>
                <w:sz w:val="18"/>
                <w:szCs w:val="18"/>
              </w:rPr>
            </w:pPr>
            <w:ins w:id="170" w:author="Maria Llambrich Rodriguez" w:date="2024-12-13T08:57:00Z" w16du:dateUtc="2024-12-13T07:57:00Z">
              <w:r w:rsidRPr="00856839">
                <w:rPr>
                  <w:rFonts w:asciiTheme="minorHAnsi" w:hAnsiTheme="minorHAnsi"/>
                  <w:color w:val="000000" w:themeColor="text1"/>
                  <w:sz w:val="18"/>
                  <w:szCs w:val="18"/>
                </w:rPr>
                <w:t>5.21E+06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1DDBF6" w14:textId="77777777" w:rsidR="00C23C0A" w:rsidRPr="00856839" w:rsidRDefault="00C23C0A" w:rsidP="0023095E">
            <w:pPr>
              <w:jc w:val="center"/>
              <w:rPr>
                <w:ins w:id="171" w:author="Maria Llambrich Rodriguez" w:date="2024-12-13T08:57:00Z" w16du:dateUtc="2024-12-13T07:57:00Z"/>
                <w:rFonts w:asciiTheme="minorHAnsi" w:hAnsiTheme="minorHAnsi"/>
                <w:color w:val="000000" w:themeColor="text1"/>
                <w:sz w:val="18"/>
                <w:szCs w:val="18"/>
              </w:rPr>
            </w:pPr>
            <w:ins w:id="172" w:author="Maria Llambrich Rodriguez" w:date="2024-12-13T08:57:00Z" w16du:dateUtc="2024-12-13T07:57:00Z">
              <w:r w:rsidRPr="00856839">
                <w:rPr>
                  <w:rFonts w:asciiTheme="minorHAnsi" w:hAnsiTheme="minorHAnsi"/>
                  <w:color w:val="000000" w:themeColor="text1"/>
                  <w:sz w:val="18"/>
                  <w:szCs w:val="18"/>
                </w:rPr>
                <w:t>9,22E+06</w:t>
              </w:r>
            </w:ins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8C3845" w14:textId="77777777" w:rsidR="00C23C0A" w:rsidRPr="00856839" w:rsidRDefault="00C23C0A" w:rsidP="0023095E">
            <w:pPr>
              <w:jc w:val="center"/>
              <w:rPr>
                <w:ins w:id="173" w:author="Maria Llambrich Rodriguez" w:date="2024-12-13T08:57:00Z" w16du:dateUtc="2024-12-13T07:57:00Z"/>
                <w:rFonts w:asciiTheme="minorHAnsi" w:hAnsiTheme="minorHAnsi"/>
                <w:color w:val="000000" w:themeColor="text1"/>
                <w:sz w:val="18"/>
                <w:szCs w:val="18"/>
              </w:rPr>
            </w:pPr>
            <w:ins w:id="174" w:author="Maria Llambrich Rodriguez" w:date="2024-12-13T08:57:00Z" w16du:dateUtc="2024-12-13T07:57:00Z">
              <w:r w:rsidRPr="00856839">
                <w:rPr>
                  <w:rFonts w:asciiTheme="minorHAnsi" w:hAnsiTheme="minorHAnsi"/>
                  <w:color w:val="000000" w:themeColor="text1"/>
                  <w:sz w:val="18"/>
                  <w:szCs w:val="18"/>
                </w:rPr>
                <w:t>4,86E+07</w:t>
              </w:r>
            </w:ins>
          </w:p>
        </w:tc>
      </w:tr>
    </w:tbl>
    <w:p w14:paraId="0C978780" w14:textId="2C8565C7" w:rsidR="00574ACE" w:rsidRDefault="00574ACE"/>
    <w:p w14:paraId="2C21A3FC" w14:textId="1EF1D939" w:rsidR="00347C21" w:rsidRPr="0023256D" w:rsidRDefault="00347C21">
      <w:pPr>
        <w:rPr>
          <w:lang w:val="en-US"/>
        </w:rPr>
      </w:pPr>
    </w:p>
    <w:p w14:paraId="1592EDE9" w14:textId="77777777" w:rsidR="00347C21" w:rsidRPr="0023256D" w:rsidRDefault="00347C21">
      <w:pPr>
        <w:rPr>
          <w:lang w:val="en-US"/>
        </w:rPr>
      </w:pPr>
    </w:p>
    <w:p w14:paraId="192FE796" w14:textId="12F9A6F0" w:rsidR="00001A2B" w:rsidRPr="002F1BC2" w:rsidRDefault="00001A2B" w:rsidP="00570252">
      <w:pPr>
        <w:pStyle w:val="Caption"/>
        <w:rPr>
          <w:lang w:val="en-US"/>
        </w:rPr>
      </w:pPr>
    </w:p>
    <w:sectPr w:rsidR="00001A2B" w:rsidRPr="002F1BC2" w:rsidSect="00136383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Raquel Cumeras">
    <w15:presenceInfo w15:providerId="None" w15:userId="Raquel Cumeras"/>
  </w15:person>
  <w15:person w15:author="Maria Llambrich Rodriguez">
    <w15:presenceInfo w15:providerId="AD" w15:userId="S::47859033-n@epp.urv.cat::f0ad1009-fd05-4828-850e-75c77c14524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D6E"/>
    <w:rsid w:val="00001321"/>
    <w:rsid w:val="00001A2B"/>
    <w:rsid w:val="000031D7"/>
    <w:rsid w:val="0000347F"/>
    <w:rsid w:val="00006852"/>
    <w:rsid w:val="00010049"/>
    <w:rsid w:val="000101B9"/>
    <w:rsid w:val="00012E0C"/>
    <w:rsid w:val="00015FCA"/>
    <w:rsid w:val="00031A53"/>
    <w:rsid w:val="00033C7A"/>
    <w:rsid w:val="0004630C"/>
    <w:rsid w:val="00047824"/>
    <w:rsid w:val="00053C47"/>
    <w:rsid w:val="000607E2"/>
    <w:rsid w:val="000625F5"/>
    <w:rsid w:val="00062909"/>
    <w:rsid w:val="00067488"/>
    <w:rsid w:val="00090BC6"/>
    <w:rsid w:val="000913ED"/>
    <w:rsid w:val="00092B50"/>
    <w:rsid w:val="000A1176"/>
    <w:rsid w:val="000A3570"/>
    <w:rsid w:val="000D1919"/>
    <w:rsid w:val="000D5B96"/>
    <w:rsid w:val="000E2560"/>
    <w:rsid w:val="000E3A6F"/>
    <w:rsid w:val="000F011F"/>
    <w:rsid w:val="000F029A"/>
    <w:rsid w:val="000F194A"/>
    <w:rsid w:val="00100F7B"/>
    <w:rsid w:val="001134D6"/>
    <w:rsid w:val="001164DB"/>
    <w:rsid w:val="001174AB"/>
    <w:rsid w:val="00123C54"/>
    <w:rsid w:val="0012527E"/>
    <w:rsid w:val="00125A9E"/>
    <w:rsid w:val="0013035E"/>
    <w:rsid w:val="0013193D"/>
    <w:rsid w:val="00136383"/>
    <w:rsid w:val="001376EB"/>
    <w:rsid w:val="001401FA"/>
    <w:rsid w:val="0015539E"/>
    <w:rsid w:val="00163AD5"/>
    <w:rsid w:val="00166F23"/>
    <w:rsid w:val="001712C7"/>
    <w:rsid w:val="00184F3F"/>
    <w:rsid w:val="00196163"/>
    <w:rsid w:val="001A3856"/>
    <w:rsid w:val="001A67AD"/>
    <w:rsid w:val="001C1F9B"/>
    <w:rsid w:val="001C4E39"/>
    <w:rsid w:val="001C63C6"/>
    <w:rsid w:val="001D461F"/>
    <w:rsid w:val="001D5DD0"/>
    <w:rsid w:val="001E0F2A"/>
    <w:rsid w:val="001E7521"/>
    <w:rsid w:val="001F11D9"/>
    <w:rsid w:val="00200EBA"/>
    <w:rsid w:val="00201E69"/>
    <w:rsid w:val="00205C4B"/>
    <w:rsid w:val="00207A84"/>
    <w:rsid w:val="00213769"/>
    <w:rsid w:val="00220977"/>
    <w:rsid w:val="00221B03"/>
    <w:rsid w:val="002243DF"/>
    <w:rsid w:val="0023256D"/>
    <w:rsid w:val="0023468A"/>
    <w:rsid w:val="002349FC"/>
    <w:rsid w:val="00240C03"/>
    <w:rsid w:val="00241366"/>
    <w:rsid w:val="00244BDD"/>
    <w:rsid w:val="0025345A"/>
    <w:rsid w:val="00265940"/>
    <w:rsid w:val="0027535A"/>
    <w:rsid w:val="00280BE6"/>
    <w:rsid w:val="00282170"/>
    <w:rsid w:val="00293F51"/>
    <w:rsid w:val="002D0277"/>
    <w:rsid w:val="002E5663"/>
    <w:rsid w:val="002E6E3C"/>
    <w:rsid w:val="002E7C53"/>
    <w:rsid w:val="002F1BC2"/>
    <w:rsid w:val="002F2B66"/>
    <w:rsid w:val="002F2C87"/>
    <w:rsid w:val="00301C91"/>
    <w:rsid w:val="003143AF"/>
    <w:rsid w:val="00317AA1"/>
    <w:rsid w:val="00321B49"/>
    <w:rsid w:val="00323593"/>
    <w:rsid w:val="003269A0"/>
    <w:rsid w:val="00326E0A"/>
    <w:rsid w:val="00347C21"/>
    <w:rsid w:val="003631D6"/>
    <w:rsid w:val="00367A77"/>
    <w:rsid w:val="003718FB"/>
    <w:rsid w:val="00372DB7"/>
    <w:rsid w:val="00374F6F"/>
    <w:rsid w:val="0038237C"/>
    <w:rsid w:val="00387736"/>
    <w:rsid w:val="00387E26"/>
    <w:rsid w:val="00387EFC"/>
    <w:rsid w:val="003947AA"/>
    <w:rsid w:val="003B3062"/>
    <w:rsid w:val="003B47F1"/>
    <w:rsid w:val="003C4653"/>
    <w:rsid w:val="003C54C7"/>
    <w:rsid w:val="003C6B23"/>
    <w:rsid w:val="003D4416"/>
    <w:rsid w:val="003E4842"/>
    <w:rsid w:val="003F328A"/>
    <w:rsid w:val="003F494F"/>
    <w:rsid w:val="003F673A"/>
    <w:rsid w:val="00401025"/>
    <w:rsid w:val="004115C9"/>
    <w:rsid w:val="00415E59"/>
    <w:rsid w:val="00417CB6"/>
    <w:rsid w:val="00425D5B"/>
    <w:rsid w:val="00451CC6"/>
    <w:rsid w:val="004521F2"/>
    <w:rsid w:val="004537D3"/>
    <w:rsid w:val="00465EDA"/>
    <w:rsid w:val="004674C9"/>
    <w:rsid w:val="0047110F"/>
    <w:rsid w:val="00472887"/>
    <w:rsid w:val="004728EC"/>
    <w:rsid w:val="00474F6C"/>
    <w:rsid w:val="004776CA"/>
    <w:rsid w:val="0047776E"/>
    <w:rsid w:val="00485ED7"/>
    <w:rsid w:val="00486DDA"/>
    <w:rsid w:val="00492961"/>
    <w:rsid w:val="00494826"/>
    <w:rsid w:val="004A3713"/>
    <w:rsid w:val="004B64F1"/>
    <w:rsid w:val="004C6E18"/>
    <w:rsid w:val="004D0ED8"/>
    <w:rsid w:val="004D145E"/>
    <w:rsid w:val="004E7973"/>
    <w:rsid w:val="004F7653"/>
    <w:rsid w:val="005056EA"/>
    <w:rsid w:val="00510D96"/>
    <w:rsid w:val="00511000"/>
    <w:rsid w:val="0051474E"/>
    <w:rsid w:val="005159B3"/>
    <w:rsid w:val="00523058"/>
    <w:rsid w:val="00524E31"/>
    <w:rsid w:val="00531CE8"/>
    <w:rsid w:val="005323DA"/>
    <w:rsid w:val="0053609C"/>
    <w:rsid w:val="00537312"/>
    <w:rsid w:val="00540B7E"/>
    <w:rsid w:val="005451E9"/>
    <w:rsid w:val="00560178"/>
    <w:rsid w:val="00570252"/>
    <w:rsid w:val="00570619"/>
    <w:rsid w:val="00574ACE"/>
    <w:rsid w:val="00590C1E"/>
    <w:rsid w:val="005950ED"/>
    <w:rsid w:val="005C06C2"/>
    <w:rsid w:val="005C19C0"/>
    <w:rsid w:val="005D2709"/>
    <w:rsid w:val="005F3E3B"/>
    <w:rsid w:val="00603224"/>
    <w:rsid w:val="00607F9A"/>
    <w:rsid w:val="0061015C"/>
    <w:rsid w:val="00611EB2"/>
    <w:rsid w:val="00620BEE"/>
    <w:rsid w:val="00622F7E"/>
    <w:rsid w:val="006234B9"/>
    <w:rsid w:val="00631D88"/>
    <w:rsid w:val="00635137"/>
    <w:rsid w:val="006450F0"/>
    <w:rsid w:val="00651854"/>
    <w:rsid w:val="00676131"/>
    <w:rsid w:val="00680556"/>
    <w:rsid w:val="00681034"/>
    <w:rsid w:val="00690976"/>
    <w:rsid w:val="00691ADF"/>
    <w:rsid w:val="00691DE3"/>
    <w:rsid w:val="006C6723"/>
    <w:rsid w:val="006C7447"/>
    <w:rsid w:val="006D14EE"/>
    <w:rsid w:val="006D219F"/>
    <w:rsid w:val="006D56FC"/>
    <w:rsid w:val="006D660C"/>
    <w:rsid w:val="006E182B"/>
    <w:rsid w:val="006E2458"/>
    <w:rsid w:val="006F6009"/>
    <w:rsid w:val="007077F3"/>
    <w:rsid w:val="00713FDF"/>
    <w:rsid w:val="00715A4D"/>
    <w:rsid w:val="00716ED9"/>
    <w:rsid w:val="0072448A"/>
    <w:rsid w:val="00724761"/>
    <w:rsid w:val="00730D74"/>
    <w:rsid w:val="0074091C"/>
    <w:rsid w:val="00745782"/>
    <w:rsid w:val="0074604F"/>
    <w:rsid w:val="007531B4"/>
    <w:rsid w:val="00756AAE"/>
    <w:rsid w:val="00756FB6"/>
    <w:rsid w:val="00757C52"/>
    <w:rsid w:val="00766FAB"/>
    <w:rsid w:val="00767170"/>
    <w:rsid w:val="007677F1"/>
    <w:rsid w:val="00776502"/>
    <w:rsid w:val="00780F99"/>
    <w:rsid w:val="0078744A"/>
    <w:rsid w:val="0079204B"/>
    <w:rsid w:val="007926C7"/>
    <w:rsid w:val="00796A55"/>
    <w:rsid w:val="007B42A4"/>
    <w:rsid w:val="007C05E9"/>
    <w:rsid w:val="007C6BAD"/>
    <w:rsid w:val="007C7597"/>
    <w:rsid w:val="007C77AF"/>
    <w:rsid w:val="007D02BF"/>
    <w:rsid w:val="007D07CF"/>
    <w:rsid w:val="007D1C62"/>
    <w:rsid w:val="007D1D45"/>
    <w:rsid w:val="007D482C"/>
    <w:rsid w:val="007D51F3"/>
    <w:rsid w:val="007F6032"/>
    <w:rsid w:val="007F609B"/>
    <w:rsid w:val="007F61FD"/>
    <w:rsid w:val="007F74DF"/>
    <w:rsid w:val="007F791D"/>
    <w:rsid w:val="00801758"/>
    <w:rsid w:val="008075BB"/>
    <w:rsid w:val="00823A45"/>
    <w:rsid w:val="008318E4"/>
    <w:rsid w:val="008351DF"/>
    <w:rsid w:val="0083645D"/>
    <w:rsid w:val="008411E4"/>
    <w:rsid w:val="008439F2"/>
    <w:rsid w:val="00853128"/>
    <w:rsid w:val="00855D56"/>
    <w:rsid w:val="00856839"/>
    <w:rsid w:val="0086340B"/>
    <w:rsid w:val="00866E3A"/>
    <w:rsid w:val="0087086E"/>
    <w:rsid w:val="008718F5"/>
    <w:rsid w:val="008721C2"/>
    <w:rsid w:val="00877F20"/>
    <w:rsid w:val="0088555B"/>
    <w:rsid w:val="008A7A55"/>
    <w:rsid w:val="008B167A"/>
    <w:rsid w:val="008B403E"/>
    <w:rsid w:val="008B42E9"/>
    <w:rsid w:val="008C6C69"/>
    <w:rsid w:val="008D5E5D"/>
    <w:rsid w:val="008D7910"/>
    <w:rsid w:val="008E095D"/>
    <w:rsid w:val="008F543C"/>
    <w:rsid w:val="008F72F3"/>
    <w:rsid w:val="00905EFD"/>
    <w:rsid w:val="00906E1D"/>
    <w:rsid w:val="00915218"/>
    <w:rsid w:val="00916E47"/>
    <w:rsid w:val="0092404C"/>
    <w:rsid w:val="009247C1"/>
    <w:rsid w:val="00925FD6"/>
    <w:rsid w:val="00935B61"/>
    <w:rsid w:val="0093631B"/>
    <w:rsid w:val="00941868"/>
    <w:rsid w:val="00956376"/>
    <w:rsid w:val="0096010D"/>
    <w:rsid w:val="00961EE4"/>
    <w:rsid w:val="00964BB8"/>
    <w:rsid w:val="0098036E"/>
    <w:rsid w:val="00980D04"/>
    <w:rsid w:val="009A123C"/>
    <w:rsid w:val="009A15F4"/>
    <w:rsid w:val="009A1781"/>
    <w:rsid w:val="009A3D14"/>
    <w:rsid w:val="009A565C"/>
    <w:rsid w:val="009A7757"/>
    <w:rsid w:val="009A7AF2"/>
    <w:rsid w:val="009B0943"/>
    <w:rsid w:val="009B1777"/>
    <w:rsid w:val="009B5852"/>
    <w:rsid w:val="009C0467"/>
    <w:rsid w:val="009C08F3"/>
    <w:rsid w:val="009D3D0C"/>
    <w:rsid w:val="009E5374"/>
    <w:rsid w:val="009F523E"/>
    <w:rsid w:val="009F69F4"/>
    <w:rsid w:val="00A13E1D"/>
    <w:rsid w:val="00A21111"/>
    <w:rsid w:val="00A3055A"/>
    <w:rsid w:val="00A377AD"/>
    <w:rsid w:val="00A463E8"/>
    <w:rsid w:val="00A52943"/>
    <w:rsid w:val="00A64037"/>
    <w:rsid w:val="00A71DFE"/>
    <w:rsid w:val="00A7673B"/>
    <w:rsid w:val="00A86245"/>
    <w:rsid w:val="00AA1DFB"/>
    <w:rsid w:val="00AA276D"/>
    <w:rsid w:val="00AB648D"/>
    <w:rsid w:val="00AB7993"/>
    <w:rsid w:val="00AC05DC"/>
    <w:rsid w:val="00AC0A85"/>
    <w:rsid w:val="00AC1C8F"/>
    <w:rsid w:val="00AC6567"/>
    <w:rsid w:val="00AD10C4"/>
    <w:rsid w:val="00AE0176"/>
    <w:rsid w:val="00B00168"/>
    <w:rsid w:val="00B04C3D"/>
    <w:rsid w:val="00B073B5"/>
    <w:rsid w:val="00B303DF"/>
    <w:rsid w:val="00B3676F"/>
    <w:rsid w:val="00B37940"/>
    <w:rsid w:val="00B37ADA"/>
    <w:rsid w:val="00B634DC"/>
    <w:rsid w:val="00B64120"/>
    <w:rsid w:val="00B666FF"/>
    <w:rsid w:val="00B829D9"/>
    <w:rsid w:val="00B87825"/>
    <w:rsid w:val="00B91CD4"/>
    <w:rsid w:val="00B9346D"/>
    <w:rsid w:val="00B9420C"/>
    <w:rsid w:val="00B95CB6"/>
    <w:rsid w:val="00BA7D27"/>
    <w:rsid w:val="00BB1823"/>
    <w:rsid w:val="00BC04D2"/>
    <w:rsid w:val="00BD29C6"/>
    <w:rsid w:val="00BD522C"/>
    <w:rsid w:val="00BD703C"/>
    <w:rsid w:val="00BD7C4C"/>
    <w:rsid w:val="00BF170B"/>
    <w:rsid w:val="00BF75D3"/>
    <w:rsid w:val="00C016D1"/>
    <w:rsid w:val="00C02264"/>
    <w:rsid w:val="00C02F9D"/>
    <w:rsid w:val="00C100BE"/>
    <w:rsid w:val="00C221E9"/>
    <w:rsid w:val="00C23C0A"/>
    <w:rsid w:val="00C3319E"/>
    <w:rsid w:val="00C3423F"/>
    <w:rsid w:val="00C40C34"/>
    <w:rsid w:val="00C40C8F"/>
    <w:rsid w:val="00C51BC1"/>
    <w:rsid w:val="00C63497"/>
    <w:rsid w:val="00C724D3"/>
    <w:rsid w:val="00C7378C"/>
    <w:rsid w:val="00C86FF5"/>
    <w:rsid w:val="00C953DE"/>
    <w:rsid w:val="00CA3406"/>
    <w:rsid w:val="00CA3900"/>
    <w:rsid w:val="00CA3972"/>
    <w:rsid w:val="00CB32AB"/>
    <w:rsid w:val="00CB7AE3"/>
    <w:rsid w:val="00CC4836"/>
    <w:rsid w:val="00CD53FB"/>
    <w:rsid w:val="00CE4755"/>
    <w:rsid w:val="00CE4FC1"/>
    <w:rsid w:val="00CF32A4"/>
    <w:rsid w:val="00CF499D"/>
    <w:rsid w:val="00CF6B8E"/>
    <w:rsid w:val="00D029B3"/>
    <w:rsid w:val="00D13F83"/>
    <w:rsid w:val="00D14CB7"/>
    <w:rsid w:val="00D222BF"/>
    <w:rsid w:val="00D33760"/>
    <w:rsid w:val="00D37965"/>
    <w:rsid w:val="00D40B5D"/>
    <w:rsid w:val="00D522C0"/>
    <w:rsid w:val="00D722AC"/>
    <w:rsid w:val="00D749A2"/>
    <w:rsid w:val="00D81D8F"/>
    <w:rsid w:val="00D9347E"/>
    <w:rsid w:val="00D95105"/>
    <w:rsid w:val="00DA09D0"/>
    <w:rsid w:val="00DA374C"/>
    <w:rsid w:val="00DA4D6E"/>
    <w:rsid w:val="00DB33EB"/>
    <w:rsid w:val="00DC3671"/>
    <w:rsid w:val="00DD648E"/>
    <w:rsid w:val="00DD795C"/>
    <w:rsid w:val="00DF00DA"/>
    <w:rsid w:val="00DF0FEB"/>
    <w:rsid w:val="00E11324"/>
    <w:rsid w:val="00E14B5C"/>
    <w:rsid w:val="00E15F35"/>
    <w:rsid w:val="00E16E05"/>
    <w:rsid w:val="00E17A29"/>
    <w:rsid w:val="00E17B4D"/>
    <w:rsid w:val="00E20D9D"/>
    <w:rsid w:val="00E30810"/>
    <w:rsid w:val="00E46EAA"/>
    <w:rsid w:val="00E55B0F"/>
    <w:rsid w:val="00E63B29"/>
    <w:rsid w:val="00E86A2B"/>
    <w:rsid w:val="00E87555"/>
    <w:rsid w:val="00E91DCD"/>
    <w:rsid w:val="00E97403"/>
    <w:rsid w:val="00EA4808"/>
    <w:rsid w:val="00EA4FB1"/>
    <w:rsid w:val="00EA60F4"/>
    <w:rsid w:val="00EB04D9"/>
    <w:rsid w:val="00EB512D"/>
    <w:rsid w:val="00EB6E07"/>
    <w:rsid w:val="00EB7E96"/>
    <w:rsid w:val="00F05CFB"/>
    <w:rsid w:val="00F06F3E"/>
    <w:rsid w:val="00F132D5"/>
    <w:rsid w:val="00F236DF"/>
    <w:rsid w:val="00F23EF0"/>
    <w:rsid w:val="00F27103"/>
    <w:rsid w:val="00F31F68"/>
    <w:rsid w:val="00F400B1"/>
    <w:rsid w:val="00F41D5A"/>
    <w:rsid w:val="00F509E7"/>
    <w:rsid w:val="00F65CCD"/>
    <w:rsid w:val="00F70DC2"/>
    <w:rsid w:val="00F8036B"/>
    <w:rsid w:val="00F85CA8"/>
    <w:rsid w:val="00F86991"/>
    <w:rsid w:val="00F90C3C"/>
    <w:rsid w:val="00FA498E"/>
    <w:rsid w:val="00FB0CA0"/>
    <w:rsid w:val="00FB23FA"/>
    <w:rsid w:val="00FB3B2A"/>
    <w:rsid w:val="00FB4AFD"/>
    <w:rsid w:val="00FD155F"/>
    <w:rsid w:val="00FD7AC6"/>
    <w:rsid w:val="00FE1080"/>
    <w:rsid w:val="00FE24B4"/>
    <w:rsid w:val="00FE5155"/>
    <w:rsid w:val="00FF1A5F"/>
    <w:rsid w:val="00FF4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D7123"/>
  <w15:chartTrackingRefBased/>
  <w15:docId w15:val="{6C1322B9-DD9E-8944-BE6D-6389B08F8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7B4D"/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4D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D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D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D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D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D6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D6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D6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D6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D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D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D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D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D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D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D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D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D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D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D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D6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D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D6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D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D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D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D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D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D6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351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C02264"/>
    <w:pPr>
      <w:spacing w:after="200"/>
    </w:pPr>
    <w:rPr>
      <w:i/>
      <w:iCs/>
      <w:color w:val="0E2841" w:themeColor="text2"/>
      <w:sz w:val="18"/>
      <w:szCs w:val="18"/>
    </w:rPr>
  </w:style>
  <w:style w:type="paragraph" w:styleId="Revision">
    <w:name w:val="Revision"/>
    <w:hidden/>
    <w:uiPriority w:val="99"/>
    <w:semiHidden/>
    <w:rsid w:val="00574ACE"/>
  </w:style>
  <w:style w:type="character" w:styleId="CommentReference">
    <w:name w:val="annotation reference"/>
    <w:basedOn w:val="DefaultParagraphFont"/>
    <w:uiPriority w:val="99"/>
    <w:semiHidden/>
    <w:unhideWhenUsed/>
    <w:rsid w:val="00574AC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74AC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74AC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74AC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74ACE"/>
    <w:rPr>
      <w:b/>
      <w:bCs/>
      <w:sz w:val="20"/>
      <w:szCs w:val="20"/>
    </w:rPr>
  </w:style>
  <w:style w:type="table" w:styleId="GridTable1Light">
    <w:name w:val="Grid Table 1 Light"/>
    <w:basedOn w:val="TableNormal"/>
    <w:uiPriority w:val="46"/>
    <w:rsid w:val="00574ACE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paragraph">
    <w:name w:val="paragraph"/>
    <w:basedOn w:val="Normal"/>
    <w:rsid w:val="00347C21"/>
    <w:pPr>
      <w:spacing w:before="100" w:beforeAutospacing="1" w:after="100" w:afterAutospacing="1"/>
    </w:pPr>
  </w:style>
  <w:style w:type="character" w:customStyle="1" w:styleId="normaltextrun">
    <w:name w:val="normaltextrun"/>
    <w:basedOn w:val="DefaultParagraphFont"/>
    <w:rsid w:val="00347C21"/>
  </w:style>
  <w:style w:type="character" w:customStyle="1" w:styleId="eop">
    <w:name w:val="eop"/>
    <w:basedOn w:val="DefaultParagraphFont"/>
    <w:rsid w:val="00347C21"/>
  </w:style>
  <w:style w:type="table" w:styleId="TableGridLight">
    <w:name w:val="Grid Table Light"/>
    <w:basedOn w:val="TableNormal"/>
    <w:uiPriority w:val="40"/>
    <w:rsid w:val="0000132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853128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0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72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7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0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8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4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9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9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7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9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0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2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6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2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3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8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5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2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7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8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8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6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8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6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7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0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4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7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0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1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3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7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7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9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6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6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7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4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9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3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8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8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4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9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7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6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microsoft.com/office/2011/relationships/people" Target="peop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sv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C31887-5A17-47D6-AD37-DDC6D40731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13</Pages>
  <Words>2251</Words>
  <Characters>12832</Characters>
  <Application>Microsoft Office Word</Application>
  <DocSecurity>0</DocSecurity>
  <Lines>106</Lines>
  <Paragraphs>30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Llambrich Rodriguez</dc:creator>
  <cp:keywords/>
  <dc:description/>
  <cp:lastModifiedBy>Raquel Cumeras</cp:lastModifiedBy>
  <cp:revision>7</cp:revision>
  <dcterms:created xsi:type="dcterms:W3CDTF">2024-12-23T16:10:00Z</dcterms:created>
  <dcterms:modified xsi:type="dcterms:W3CDTF">2024-12-27T14:46:00Z</dcterms:modified>
</cp:coreProperties>
</file>